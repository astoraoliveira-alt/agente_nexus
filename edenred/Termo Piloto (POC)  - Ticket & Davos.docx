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2E2F6D" w14:textId="3C6B9866" w:rsidR="000E3921" w:rsidRDefault="007B1362" w:rsidP="00474B2F">
      <w:pPr>
        <w:spacing w:line="360" w:lineRule="auto"/>
        <w:jc w:val="center"/>
        <w:rPr>
          <w:rFonts w:ascii="Calibri" w:eastAsia="Tahoma" w:hAnsi="Calibri" w:cs="Calibri"/>
          <w:b/>
          <w:sz w:val="24"/>
          <w:szCs w:val="24"/>
          <w:u w:val="single"/>
          <w:lang w:val="pt-BR"/>
        </w:rPr>
      </w:pPr>
      <w:bookmarkStart w:id="0" w:name="_Hlk114740189"/>
      <w:r w:rsidRPr="0042418A">
        <w:rPr>
          <w:rFonts w:ascii="Calibri" w:eastAsia="Tahoma" w:hAnsi="Calibri" w:cs="Calibri"/>
          <w:b/>
          <w:sz w:val="24"/>
          <w:szCs w:val="24"/>
          <w:u w:val="single"/>
          <w:lang w:val="pt-BR"/>
        </w:rPr>
        <w:t>TERMO PILOTO</w:t>
      </w:r>
    </w:p>
    <w:p w14:paraId="36ADB5CC" w14:textId="77777777" w:rsidR="002A25CD" w:rsidRDefault="002A25CD" w:rsidP="000E3921">
      <w:pPr>
        <w:shd w:val="clear" w:color="auto" w:fill="FFFFFF"/>
        <w:spacing w:line="360" w:lineRule="auto"/>
        <w:jc w:val="both"/>
        <w:rPr>
          <w:ins w:id="1" w:author="OLIVEIRA Nathalia" w:date="2024-10-14T19:18:00Z"/>
          <w:rFonts w:ascii="Calibri" w:hAnsi="Calibri" w:cs="Calibri"/>
          <w:b/>
          <w:bCs/>
          <w:lang w:val="pt-BR"/>
        </w:rPr>
      </w:pPr>
    </w:p>
    <w:p w14:paraId="66A6FD1A" w14:textId="66C5536A" w:rsidR="000E3921" w:rsidRPr="000E3921" w:rsidRDefault="00197F1A" w:rsidP="000E3921">
      <w:pPr>
        <w:shd w:val="clear" w:color="auto" w:fill="FFFFFF"/>
        <w:spacing w:line="360" w:lineRule="auto"/>
        <w:jc w:val="both"/>
        <w:rPr>
          <w:rFonts w:ascii="Calibri" w:hAnsi="Calibri" w:cs="Calibri"/>
          <w:lang w:val="pt-BR"/>
        </w:rPr>
      </w:pPr>
      <w:r w:rsidRPr="00197F1A">
        <w:rPr>
          <w:rFonts w:ascii="Calibri" w:hAnsi="Calibri" w:cs="Calibri"/>
          <w:b/>
          <w:bCs/>
          <w:lang w:val="pt-BR"/>
        </w:rPr>
        <w:t>TICKET SERVIÇOS S/A</w:t>
      </w:r>
      <w:r w:rsidRPr="00197F1A">
        <w:rPr>
          <w:rFonts w:ascii="Calibri" w:hAnsi="Calibri" w:cs="Calibri"/>
          <w:lang w:val="pt-BR"/>
        </w:rPr>
        <w:t>, inscrita no CNPJ sob nº 47.866.934/0001-74, com sede na Avenida Dra. Ruth Cardoso, 7.815, Torre II, 3º e 6º andares, CEP 05.425-070, São Paulo/SP</w:t>
      </w:r>
      <w:r w:rsidR="00927033" w:rsidRPr="000E3921">
        <w:rPr>
          <w:rFonts w:ascii="Calibri" w:hAnsi="Calibri" w:cs="Calibri"/>
          <w:lang w:val="pt-BR"/>
        </w:rPr>
        <w:t>, inscrita no CNPJ sob n.º</w:t>
      </w:r>
      <w:r w:rsidR="0042418A">
        <w:rPr>
          <w:rFonts w:ascii="Calibri" w:hAnsi="Calibri" w:cs="Calibri"/>
          <w:lang w:val="pt-BR"/>
        </w:rPr>
        <w:t xml:space="preserve"> </w:t>
      </w:r>
      <w:r w:rsidR="0042418A" w:rsidRPr="0042418A">
        <w:rPr>
          <w:rFonts w:ascii="Calibri" w:hAnsi="Calibri" w:cs="Calibri"/>
          <w:lang w:val="pt-BR"/>
        </w:rPr>
        <w:t>nº 47.866.934/0001-74</w:t>
      </w:r>
      <w:r w:rsidR="00927033" w:rsidRPr="000E3921">
        <w:rPr>
          <w:rFonts w:ascii="Calibri" w:hAnsi="Calibri" w:cs="Calibri"/>
          <w:lang w:val="pt-BR"/>
        </w:rPr>
        <w:t>, por seu representante legal infra assinado, doravante denominada</w:t>
      </w:r>
      <w:r w:rsidR="00927033" w:rsidRPr="000E3921">
        <w:rPr>
          <w:rFonts w:ascii="Calibri" w:hAnsi="Calibri" w:cs="Calibri"/>
          <w:b/>
          <w:bCs/>
          <w:lang w:val="pt-BR"/>
        </w:rPr>
        <w:t xml:space="preserve"> </w:t>
      </w:r>
      <w:r w:rsidRPr="00197F1A">
        <w:rPr>
          <w:rFonts w:ascii="Calibri" w:hAnsi="Calibri" w:cs="Calibri"/>
          <w:b/>
          <w:bCs/>
          <w:lang w:val="pt-BR"/>
        </w:rPr>
        <w:t>TI</w:t>
      </w:r>
      <w:r>
        <w:rPr>
          <w:rFonts w:ascii="Calibri" w:hAnsi="Calibri" w:cs="Calibri"/>
          <w:b/>
          <w:bCs/>
          <w:lang w:val="pt-BR"/>
        </w:rPr>
        <w:t>CKET</w:t>
      </w:r>
      <w:r w:rsidR="000E3921" w:rsidRPr="000E3921">
        <w:rPr>
          <w:rFonts w:ascii="Calibri" w:hAnsi="Calibri" w:cs="Calibri"/>
          <w:lang w:val="pt-BR"/>
        </w:rPr>
        <w:t>,</w:t>
      </w:r>
      <w:r w:rsidR="000E3921" w:rsidRPr="000E3921">
        <w:rPr>
          <w:rFonts w:ascii="Calibri" w:hAnsi="Calibri" w:cs="Calibri"/>
          <w:b/>
          <w:lang w:val="pt-BR"/>
        </w:rPr>
        <w:t xml:space="preserve"> </w:t>
      </w:r>
      <w:r w:rsidR="000E3921" w:rsidRPr="000E3921">
        <w:rPr>
          <w:rFonts w:ascii="Calibri" w:hAnsi="Calibri" w:cs="Calibri"/>
          <w:lang w:val="pt-BR"/>
        </w:rPr>
        <w:t>e, de outro lado</w:t>
      </w:r>
      <w:r>
        <w:rPr>
          <w:rFonts w:ascii="Calibri" w:hAnsi="Calibri" w:cs="Calibri"/>
          <w:lang w:val="pt-BR"/>
        </w:rPr>
        <w:t>,</w:t>
      </w:r>
      <w:r w:rsidR="000E3921" w:rsidRPr="000E3921">
        <w:rPr>
          <w:rFonts w:ascii="Calibri" w:hAnsi="Calibri" w:cs="Calibri"/>
          <w:lang w:val="pt-BR"/>
        </w:rPr>
        <w:t xml:space="preserve"> </w:t>
      </w:r>
      <w:ins w:id="2" w:author="NEPOMUCENO Gabrielle" w:date="2026-01-14T18:25:00Z" w16du:dateUtc="2026-01-14T21:25:00Z">
        <w:r w:rsidR="00930F63" w:rsidRPr="009F182B">
          <w:rPr>
            <w:rFonts w:ascii="Calibri" w:hAnsi="Calibri" w:cs="Calibri"/>
            <w:lang w:val="pt-BR"/>
          </w:rPr>
          <w:t>AVOS AD CONSULTORIA E ASSESSORIA EMPRESARIAL LTDA</w:t>
        </w:r>
      </w:ins>
      <w:del w:id="3" w:author="NEPOMUCENO Gabrielle" w:date="2026-01-14T18:25:00Z" w16du:dateUtc="2026-01-14T21:25:00Z">
        <w:r w:rsidR="00AB10E1" w:rsidRPr="000E3921" w:rsidDel="00930F63">
          <w:rPr>
            <w:rFonts w:ascii="Calibri" w:hAnsi="Calibri" w:cs="Calibri"/>
          </w:rPr>
          <w:fldChar w:fldCharType="begin">
            <w:ffData>
              <w:name w:val=""/>
              <w:enabled/>
              <w:calcOnExit w:val="0"/>
              <w:textInput/>
            </w:ffData>
          </w:fldChar>
        </w:r>
        <w:r w:rsidR="00AB10E1" w:rsidRPr="000E3921" w:rsidDel="00930F63">
          <w:rPr>
            <w:rFonts w:ascii="Calibri" w:hAnsi="Calibri" w:cs="Calibri"/>
            <w:lang w:val="pt-BR"/>
          </w:rPr>
          <w:delInstrText xml:space="preserve"> FORMTEXT </w:delInstrText>
        </w:r>
        <w:r w:rsidR="00AB10E1" w:rsidRPr="000E3921" w:rsidDel="00930F63">
          <w:rPr>
            <w:rFonts w:ascii="Calibri" w:hAnsi="Calibri" w:cs="Calibri"/>
          </w:rPr>
        </w:r>
        <w:r w:rsidR="00AB10E1" w:rsidRPr="000E3921" w:rsidDel="00930F63">
          <w:rPr>
            <w:rFonts w:ascii="Calibri" w:hAnsi="Calibri" w:cs="Calibri"/>
          </w:rPr>
          <w:fldChar w:fldCharType="separate"/>
        </w:r>
        <w:r w:rsidR="00AB10E1" w:rsidRPr="000E3921" w:rsidDel="00930F63">
          <w:rPr>
            <w:rFonts w:ascii="Calibri" w:hAnsi="Calibri" w:cs="Calibri"/>
          </w:rPr>
          <w:delText> </w:delText>
        </w:r>
        <w:r w:rsidR="00AB10E1" w:rsidRPr="000E3921" w:rsidDel="00930F63">
          <w:rPr>
            <w:rFonts w:ascii="Calibri" w:hAnsi="Calibri" w:cs="Calibri"/>
          </w:rPr>
          <w:delText> </w:delText>
        </w:r>
        <w:r w:rsidR="00AB10E1" w:rsidRPr="000E3921" w:rsidDel="00930F63">
          <w:rPr>
            <w:rFonts w:ascii="Calibri" w:hAnsi="Calibri" w:cs="Calibri"/>
          </w:rPr>
          <w:delText> </w:delText>
        </w:r>
        <w:r w:rsidR="00AB10E1" w:rsidRPr="000E3921" w:rsidDel="00930F63">
          <w:rPr>
            <w:rFonts w:ascii="Calibri" w:hAnsi="Calibri" w:cs="Calibri"/>
          </w:rPr>
          <w:delText> </w:delText>
        </w:r>
        <w:r w:rsidR="00AB10E1" w:rsidRPr="000E3921" w:rsidDel="00930F63">
          <w:rPr>
            <w:rFonts w:ascii="Calibri" w:hAnsi="Calibri" w:cs="Calibri"/>
          </w:rPr>
          <w:delText> </w:delText>
        </w:r>
        <w:r w:rsidR="00AB10E1" w:rsidRPr="000E3921" w:rsidDel="00930F63">
          <w:rPr>
            <w:rFonts w:ascii="Calibri" w:hAnsi="Calibri" w:cs="Calibri"/>
          </w:rPr>
          <w:fldChar w:fldCharType="end"/>
        </w:r>
      </w:del>
      <w:r w:rsidR="005C449B" w:rsidRPr="005C449B">
        <w:rPr>
          <w:rFonts w:ascii="Calibri" w:hAnsi="Calibri" w:cs="Calibri"/>
          <w:b/>
          <w:bCs/>
          <w:lang w:val="pt-BR"/>
        </w:rPr>
        <w:t>,</w:t>
      </w:r>
      <w:r w:rsidR="000E3921" w:rsidRPr="005C449B">
        <w:rPr>
          <w:rFonts w:ascii="Calibri" w:hAnsi="Calibri" w:cs="Calibri"/>
          <w:b/>
          <w:bCs/>
          <w:lang w:val="pt-BR"/>
        </w:rPr>
        <w:t xml:space="preserve"> </w:t>
      </w:r>
      <w:r w:rsidR="000E3921" w:rsidRPr="000E3921">
        <w:rPr>
          <w:rFonts w:ascii="Calibri" w:hAnsi="Calibri" w:cs="Calibri"/>
          <w:lang w:val="pt-BR"/>
        </w:rPr>
        <w:t xml:space="preserve">com sede </w:t>
      </w:r>
      <w:ins w:id="4" w:author="NEPOMUCENO Gabrielle" w:date="2026-01-14T18:25:00Z" w16du:dateUtc="2026-01-14T21:25:00Z">
        <w:r w:rsidR="00930F63" w:rsidRPr="009F182B">
          <w:rPr>
            <w:rFonts w:ascii="Calibri" w:hAnsi="Calibri" w:cs="Calibri"/>
            <w:lang w:val="pt-BR"/>
          </w:rPr>
          <w:t xml:space="preserve">Rua Cristas de Galo, 490 </w:t>
        </w:r>
        <w:r w:rsidR="00930F63">
          <w:rPr>
            <w:rFonts w:ascii="Calibri" w:hAnsi="Calibri" w:cs="Calibri"/>
            <w:lang w:val="pt-BR"/>
          </w:rPr>
          <w:t xml:space="preserve">- Atibaia/SP - </w:t>
        </w:r>
        <w:r w:rsidR="00930F63" w:rsidRPr="009F182B">
          <w:rPr>
            <w:rFonts w:ascii="Calibri" w:hAnsi="Calibri" w:cs="Calibri"/>
            <w:lang w:val="pt-BR"/>
          </w:rPr>
          <w:t>CEP: 12.950-640</w:t>
        </w:r>
      </w:ins>
      <w:del w:id="5" w:author="NEPOMUCENO Gabrielle" w:date="2026-01-14T18:25:00Z" w16du:dateUtc="2026-01-14T21:25:00Z">
        <w:r w:rsidRPr="000E3921" w:rsidDel="00930F63">
          <w:rPr>
            <w:rFonts w:ascii="Calibri" w:hAnsi="Calibri" w:cs="Calibri"/>
          </w:rPr>
          <w:fldChar w:fldCharType="begin">
            <w:ffData>
              <w:name w:val=""/>
              <w:enabled/>
              <w:calcOnExit w:val="0"/>
              <w:textInput/>
            </w:ffData>
          </w:fldChar>
        </w:r>
        <w:r w:rsidRPr="000E3921" w:rsidDel="00930F63">
          <w:rPr>
            <w:rFonts w:ascii="Calibri" w:hAnsi="Calibri" w:cs="Calibri"/>
            <w:lang w:val="pt-BR"/>
          </w:rPr>
          <w:delInstrText xml:space="preserve"> FORMTEXT </w:delInstrText>
        </w:r>
        <w:r w:rsidRPr="000E3921" w:rsidDel="00930F63">
          <w:rPr>
            <w:rFonts w:ascii="Calibri" w:hAnsi="Calibri" w:cs="Calibri"/>
          </w:rPr>
        </w:r>
        <w:r w:rsidRPr="000E3921" w:rsidDel="00930F63">
          <w:rPr>
            <w:rFonts w:ascii="Calibri" w:hAnsi="Calibri" w:cs="Calibri"/>
          </w:rPr>
          <w:fldChar w:fldCharType="separate"/>
        </w:r>
        <w:r w:rsidRPr="000E3921" w:rsidDel="00930F63">
          <w:rPr>
            <w:rFonts w:ascii="Calibri" w:hAnsi="Calibri" w:cs="Calibri"/>
          </w:rPr>
          <w:delText> </w:delText>
        </w:r>
        <w:r w:rsidRPr="000E3921" w:rsidDel="00930F63">
          <w:rPr>
            <w:rFonts w:ascii="Calibri" w:hAnsi="Calibri" w:cs="Calibri"/>
          </w:rPr>
          <w:delText> </w:delText>
        </w:r>
        <w:r w:rsidRPr="000E3921" w:rsidDel="00930F63">
          <w:rPr>
            <w:rFonts w:ascii="Calibri" w:hAnsi="Calibri" w:cs="Calibri"/>
          </w:rPr>
          <w:delText> </w:delText>
        </w:r>
        <w:r w:rsidRPr="000E3921" w:rsidDel="00930F63">
          <w:rPr>
            <w:rFonts w:ascii="Calibri" w:hAnsi="Calibri" w:cs="Calibri"/>
          </w:rPr>
          <w:delText> </w:delText>
        </w:r>
        <w:r w:rsidRPr="000E3921" w:rsidDel="00930F63">
          <w:rPr>
            <w:rFonts w:ascii="Calibri" w:hAnsi="Calibri" w:cs="Calibri"/>
          </w:rPr>
          <w:fldChar w:fldCharType="end"/>
        </w:r>
      </w:del>
      <w:r w:rsidR="000E3921" w:rsidRPr="000E3921">
        <w:rPr>
          <w:rFonts w:ascii="Calibri" w:hAnsi="Calibri" w:cs="Calibri"/>
          <w:bCs/>
          <w:lang w:val="pt-BR"/>
        </w:rPr>
        <w:t xml:space="preserve">, </w:t>
      </w:r>
      <w:r w:rsidRPr="000E3921">
        <w:rPr>
          <w:rFonts w:ascii="Calibri" w:hAnsi="Calibri" w:cs="Calibri"/>
          <w:lang w:val="pt-BR"/>
        </w:rPr>
        <w:t xml:space="preserve">inscrita no CNPJ sob n.º </w:t>
      </w:r>
      <w:ins w:id="6" w:author="NEPOMUCENO Gabrielle" w:date="2026-01-14T18:26:00Z" w16du:dateUtc="2026-01-14T21:26:00Z">
        <w:r w:rsidR="00930F63" w:rsidRPr="009F182B">
          <w:rPr>
            <w:rFonts w:ascii="Calibri" w:hAnsi="Calibri" w:cs="Calibri"/>
            <w:lang w:val="pt-BR"/>
          </w:rPr>
          <w:t>61.655.533/0001-04</w:t>
        </w:r>
      </w:ins>
      <w:del w:id="7" w:author="NEPOMUCENO Gabrielle" w:date="2026-01-14T18:26:00Z" w16du:dateUtc="2026-01-14T21:26:00Z">
        <w:r w:rsidRPr="000E3921" w:rsidDel="00930F63">
          <w:rPr>
            <w:rFonts w:ascii="Calibri" w:hAnsi="Calibri" w:cs="Calibri"/>
          </w:rPr>
          <w:fldChar w:fldCharType="begin">
            <w:ffData>
              <w:name w:val=""/>
              <w:enabled/>
              <w:calcOnExit w:val="0"/>
              <w:textInput/>
            </w:ffData>
          </w:fldChar>
        </w:r>
        <w:r w:rsidRPr="000E3921" w:rsidDel="00930F63">
          <w:rPr>
            <w:rFonts w:ascii="Calibri" w:hAnsi="Calibri" w:cs="Calibri"/>
            <w:lang w:val="pt-BR"/>
          </w:rPr>
          <w:delInstrText xml:space="preserve"> FORMTEXT </w:delInstrText>
        </w:r>
        <w:r w:rsidRPr="000E3921" w:rsidDel="00930F63">
          <w:rPr>
            <w:rFonts w:ascii="Calibri" w:hAnsi="Calibri" w:cs="Calibri"/>
          </w:rPr>
        </w:r>
        <w:r w:rsidRPr="000E3921" w:rsidDel="00930F63">
          <w:rPr>
            <w:rFonts w:ascii="Calibri" w:hAnsi="Calibri" w:cs="Calibri"/>
          </w:rPr>
          <w:fldChar w:fldCharType="separate"/>
        </w:r>
        <w:r w:rsidRPr="000E3921" w:rsidDel="00930F63">
          <w:rPr>
            <w:rFonts w:ascii="Calibri" w:hAnsi="Calibri" w:cs="Calibri"/>
          </w:rPr>
          <w:delText> </w:delText>
        </w:r>
        <w:r w:rsidRPr="000E3921" w:rsidDel="00930F63">
          <w:rPr>
            <w:rFonts w:ascii="Calibri" w:hAnsi="Calibri" w:cs="Calibri"/>
          </w:rPr>
          <w:delText> </w:delText>
        </w:r>
        <w:r w:rsidRPr="000E3921" w:rsidDel="00930F63">
          <w:rPr>
            <w:rFonts w:ascii="Calibri" w:hAnsi="Calibri" w:cs="Calibri"/>
          </w:rPr>
          <w:delText> </w:delText>
        </w:r>
        <w:r w:rsidRPr="000E3921" w:rsidDel="00930F63">
          <w:rPr>
            <w:rFonts w:ascii="Calibri" w:hAnsi="Calibri" w:cs="Calibri"/>
          </w:rPr>
          <w:delText> </w:delText>
        </w:r>
        <w:r w:rsidRPr="000E3921" w:rsidDel="00930F63">
          <w:rPr>
            <w:rFonts w:ascii="Calibri" w:hAnsi="Calibri" w:cs="Calibri"/>
          </w:rPr>
          <w:delText> </w:delText>
        </w:r>
        <w:r w:rsidRPr="000E3921" w:rsidDel="00930F63">
          <w:rPr>
            <w:rFonts w:ascii="Calibri" w:hAnsi="Calibri" w:cs="Calibri"/>
          </w:rPr>
          <w:fldChar w:fldCharType="end"/>
        </w:r>
      </w:del>
      <w:r w:rsidRPr="00431234">
        <w:rPr>
          <w:rFonts w:ascii="Calibri" w:hAnsi="Calibri" w:cs="Calibri"/>
          <w:lang w:val="pt-BR"/>
        </w:rPr>
        <w:t>,</w:t>
      </w:r>
      <w:r w:rsidRPr="000E3921">
        <w:rPr>
          <w:rFonts w:ascii="Calibri" w:hAnsi="Calibri" w:cs="Calibri"/>
          <w:lang w:val="pt-BR"/>
        </w:rPr>
        <w:t xml:space="preserve"> </w:t>
      </w:r>
      <w:r w:rsidR="00770B10" w:rsidRPr="000E3921">
        <w:rPr>
          <w:rFonts w:ascii="Calibri" w:hAnsi="Calibri" w:cs="Calibri"/>
          <w:lang w:val="pt-BR"/>
        </w:rPr>
        <w:t>por seu representante legal infra assinado, doravante denominada</w:t>
      </w:r>
      <w:r w:rsidR="00770B10">
        <w:rPr>
          <w:rFonts w:ascii="Calibri" w:hAnsi="Calibri" w:cs="Calibri"/>
          <w:lang w:val="pt-BR"/>
        </w:rPr>
        <w:t xml:space="preserve"> </w:t>
      </w:r>
      <w:r w:rsidR="00770B10" w:rsidRPr="00770B10">
        <w:rPr>
          <w:rFonts w:ascii="Calibri" w:hAnsi="Calibri" w:cs="Calibri"/>
          <w:b/>
          <w:bCs/>
          <w:lang w:val="pt-BR"/>
        </w:rPr>
        <w:t>PARCEIRA</w:t>
      </w:r>
      <w:r w:rsidR="00770B10">
        <w:rPr>
          <w:rFonts w:ascii="Calibri" w:hAnsi="Calibri" w:cs="Calibri"/>
          <w:b/>
          <w:bCs/>
          <w:lang w:val="pt-BR"/>
        </w:rPr>
        <w:t xml:space="preserve"> </w:t>
      </w:r>
      <w:r w:rsidR="000E3921" w:rsidRPr="000E3921">
        <w:rPr>
          <w:rFonts w:ascii="Calibri" w:hAnsi="Calibri" w:cs="Calibri"/>
          <w:lang w:val="pt-BR"/>
        </w:rPr>
        <w:t xml:space="preserve">ambas isoladamente tratadas como </w:t>
      </w:r>
      <w:r w:rsidR="000E3921" w:rsidRPr="000E3921">
        <w:rPr>
          <w:rFonts w:ascii="Calibri" w:hAnsi="Calibri" w:cs="Calibri"/>
          <w:b/>
          <w:bCs/>
          <w:lang w:val="pt-BR"/>
        </w:rPr>
        <w:t xml:space="preserve">Parte </w:t>
      </w:r>
      <w:r w:rsidR="000E3921" w:rsidRPr="000E3921">
        <w:rPr>
          <w:rFonts w:ascii="Calibri" w:hAnsi="Calibri" w:cs="Calibri"/>
          <w:lang w:val="pt-BR"/>
        </w:rPr>
        <w:t xml:space="preserve">ou, em conjunto, denominadas de </w:t>
      </w:r>
      <w:r w:rsidR="000E3921" w:rsidRPr="000E3921">
        <w:rPr>
          <w:rFonts w:ascii="Calibri" w:hAnsi="Calibri" w:cs="Calibri"/>
          <w:b/>
          <w:bCs/>
          <w:lang w:val="pt-BR"/>
        </w:rPr>
        <w:t>Partes</w:t>
      </w:r>
      <w:r w:rsidR="000E3921" w:rsidRPr="000E3921">
        <w:rPr>
          <w:rFonts w:ascii="Calibri" w:hAnsi="Calibri" w:cs="Calibri"/>
          <w:lang w:val="pt-BR"/>
        </w:rPr>
        <w:t xml:space="preserve">, </w:t>
      </w:r>
      <w:proofErr w:type="spellStart"/>
      <w:r w:rsidR="000E3921" w:rsidRPr="000E3921">
        <w:rPr>
          <w:rFonts w:ascii="Calibri" w:hAnsi="Calibri" w:cs="Calibri"/>
          <w:lang w:val="pt-BR"/>
        </w:rPr>
        <w:t>tê</w:t>
      </w:r>
      <w:proofErr w:type="spellEnd"/>
      <w:del w:id="8" w:author="NEPOMUCENO Gabrielle" w:date="2026-01-14T18:14:00Z" w16du:dateUtc="2026-01-14T21:14:00Z">
        <w:r w:rsidR="000E3921" w:rsidRPr="000E3921" w:rsidDel="005312E0">
          <w:rPr>
            <w:rFonts w:ascii="Calibri" w:hAnsi="Calibri" w:cs="Calibri"/>
            <w:lang w:val="pt-BR"/>
          </w:rPr>
          <w:delText>m</w:delText>
        </w:r>
      </w:del>
      <w:r w:rsidR="000E3921" w:rsidRPr="000E3921">
        <w:rPr>
          <w:rFonts w:ascii="Calibri" w:hAnsi="Calibri" w:cs="Calibri"/>
          <w:lang w:val="pt-BR"/>
        </w:rPr>
        <w:t xml:space="preserve"> entre si contratad</w:t>
      </w:r>
      <w:r w:rsidR="00DA1B24">
        <w:rPr>
          <w:rFonts w:ascii="Calibri" w:hAnsi="Calibri" w:cs="Calibri"/>
          <w:lang w:val="pt-BR"/>
        </w:rPr>
        <w:t>o</w:t>
      </w:r>
      <w:r w:rsidR="000E3921" w:rsidRPr="000E3921">
        <w:rPr>
          <w:rFonts w:ascii="Calibri" w:hAnsi="Calibri" w:cs="Calibri"/>
          <w:lang w:val="pt-BR"/>
        </w:rPr>
        <w:t xml:space="preserve"> </w:t>
      </w:r>
      <w:r w:rsidR="00DA1B24">
        <w:rPr>
          <w:rFonts w:ascii="Calibri" w:hAnsi="Calibri" w:cs="Calibri"/>
          <w:lang w:val="pt-BR"/>
        </w:rPr>
        <w:t xml:space="preserve">o </w:t>
      </w:r>
      <w:r w:rsidR="00DA1B24" w:rsidRPr="003760DA">
        <w:rPr>
          <w:rFonts w:ascii="Calibri" w:hAnsi="Calibri" w:cs="Calibri"/>
          <w:b/>
          <w:bCs/>
          <w:u w:val="single"/>
          <w:lang w:val="pt-BR"/>
        </w:rPr>
        <w:t>TERMO PILOTO</w:t>
      </w:r>
      <w:r w:rsidR="000E3921" w:rsidRPr="003760DA">
        <w:rPr>
          <w:rFonts w:ascii="Calibri" w:hAnsi="Calibri" w:cs="Calibri"/>
          <w:b/>
          <w:bCs/>
          <w:lang w:val="pt-BR"/>
        </w:rPr>
        <w:t>.</w:t>
      </w:r>
    </w:p>
    <w:p w14:paraId="2F48BE3D" w14:textId="77777777" w:rsidR="000E3921" w:rsidRPr="000E3921" w:rsidRDefault="000E3921" w:rsidP="000E3921">
      <w:pPr>
        <w:spacing w:line="360" w:lineRule="auto"/>
        <w:jc w:val="both"/>
        <w:rPr>
          <w:rFonts w:ascii="Calibri" w:eastAsia="Tahoma" w:hAnsi="Calibri" w:cs="Calibri"/>
          <w:lang w:val="pt-BR"/>
        </w:rPr>
      </w:pPr>
    </w:p>
    <w:bookmarkEnd w:id="0"/>
    <w:p w14:paraId="14B7044D" w14:textId="77777777" w:rsidR="000E3921" w:rsidRPr="000E3921" w:rsidRDefault="000E3921" w:rsidP="000E3921">
      <w:pPr>
        <w:pStyle w:val="PargrafodaLista"/>
        <w:numPr>
          <w:ilvl w:val="0"/>
          <w:numId w:val="1"/>
        </w:numPr>
        <w:spacing w:line="360" w:lineRule="auto"/>
        <w:ind w:left="0" w:firstLine="0"/>
        <w:jc w:val="both"/>
        <w:rPr>
          <w:rFonts w:ascii="Calibri" w:hAnsi="Calibri" w:cs="Calibri"/>
          <w:b/>
          <w:i/>
          <w:caps/>
        </w:rPr>
      </w:pPr>
      <w:r w:rsidRPr="000E3921">
        <w:rPr>
          <w:rFonts w:ascii="Calibri" w:hAnsi="Calibri" w:cs="Calibri"/>
          <w:b/>
          <w:i/>
          <w:caps/>
        </w:rPr>
        <w:t>Características dos Serviços</w:t>
      </w:r>
    </w:p>
    <w:p w14:paraId="4C2CC527" w14:textId="614F2E62" w:rsidR="000E3921" w:rsidRPr="003B1169" w:rsidRDefault="000E3921" w:rsidP="000E3921">
      <w:pPr>
        <w:pStyle w:val="PargrafodaLista"/>
        <w:numPr>
          <w:ilvl w:val="1"/>
          <w:numId w:val="2"/>
        </w:numPr>
        <w:spacing w:line="360" w:lineRule="auto"/>
        <w:ind w:left="0" w:firstLine="0"/>
        <w:jc w:val="both"/>
        <w:rPr>
          <w:rFonts w:ascii="Calibri" w:eastAsia="Tahoma" w:hAnsi="Calibri" w:cs="Calibri"/>
          <w:lang w:val="pt-BR"/>
        </w:rPr>
      </w:pPr>
      <w:r w:rsidRPr="000E3921">
        <w:rPr>
          <w:rFonts w:ascii="Calibri" w:eastAsia="Tahoma" w:hAnsi="Calibri" w:cs="Calibri"/>
          <w:lang w:val="pt-BR"/>
        </w:rPr>
        <w:t>Nos termos dest</w:t>
      </w:r>
      <w:r w:rsidR="004A43F6">
        <w:rPr>
          <w:rFonts w:ascii="Calibri" w:eastAsia="Tahoma" w:hAnsi="Calibri" w:cs="Calibri"/>
          <w:lang w:val="pt-BR"/>
        </w:rPr>
        <w:t>e</w:t>
      </w:r>
      <w:r w:rsidRPr="000E3921">
        <w:rPr>
          <w:rFonts w:ascii="Calibri" w:eastAsia="Tahoma" w:hAnsi="Calibri" w:cs="Calibri"/>
          <w:lang w:val="pt-BR"/>
        </w:rPr>
        <w:t xml:space="preserve"> </w:t>
      </w:r>
      <w:r w:rsidR="00DA1B24" w:rsidRPr="00DA1B24">
        <w:rPr>
          <w:rFonts w:ascii="Calibri" w:eastAsia="Tahoma" w:hAnsi="Calibri" w:cs="Calibri"/>
          <w:lang w:val="pt-BR"/>
        </w:rPr>
        <w:t>documento</w:t>
      </w:r>
      <w:r w:rsidRPr="000E3921">
        <w:rPr>
          <w:rFonts w:ascii="Calibri" w:eastAsia="Tahoma" w:hAnsi="Calibri" w:cs="Calibri"/>
          <w:lang w:val="pt-BR"/>
        </w:rPr>
        <w:t>,</w:t>
      </w:r>
      <w:r w:rsidR="00527BB5">
        <w:rPr>
          <w:rFonts w:ascii="Calibri" w:eastAsia="Tahoma" w:hAnsi="Calibri" w:cs="Calibri"/>
          <w:lang w:val="pt-BR"/>
        </w:rPr>
        <w:t xml:space="preserve"> a Parceria tem como escopo regular a indicação, pela </w:t>
      </w:r>
      <w:r w:rsidR="00527BB5" w:rsidRPr="00770B10">
        <w:rPr>
          <w:rFonts w:ascii="Calibri" w:eastAsia="Tahoma" w:hAnsi="Calibri" w:cs="Calibri"/>
          <w:b/>
          <w:bCs/>
          <w:lang w:val="pt-BR"/>
        </w:rPr>
        <w:t xml:space="preserve">TICKET </w:t>
      </w:r>
      <w:r w:rsidR="00527BB5">
        <w:rPr>
          <w:rFonts w:ascii="Calibri" w:eastAsia="Tahoma" w:hAnsi="Calibri" w:cs="Calibri"/>
          <w:lang w:val="pt-BR"/>
        </w:rPr>
        <w:t xml:space="preserve">de potenciais Clientes à </w:t>
      </w:r>
      <w:r w:rsidR="006E1B64" w:rsidRPr="007F4941">
        <w:rPr>
          <w:rFonts w:ascii="Calibri" w:hAnsi="Calibri" w:cs="Calibri"/>
          <w:b/>
          <w:bCs/>
          <w:lang w:val="pt-BR"/>
        </w:rPr>
        <w:t>PARCEIRA</w:t>
      </w:r>
      <w:r w:rsidR="006F33D4">
        <w:rPr>
          <w:rFonts w:ascii="Calibri" w:eastAsia="Tahoma" w:hAnsi="Calibri" w:cs="Calibri"/>
          <w:lang w:val="pt-BR"/>
        </w:rPr>
        <w:t xml:space="preserve">, </w:t>
      </w:r>
      <w:r w:rsidRPr="000E3921">
        <w:rPr>
          <w:rFonts w:ascii="Calibri" w:hAnsi="Calibri" w:cs="Calibri"/>
          <w:lang w:val="pt-BR"/>
        </w:rPr>
        <w:t>de acordo com o abaixo descrito</w:t>
      </w:r>
      <w:r>
        <w:rPr>
          <w:rFonts w:ascii="Calibri" w:hAnsi="Calibri" w:cs="Calibri"/>
          <w:lang w:val="pt-BR"/>
        </w:rPr>
        <w:t xml:space="preserve"> e </w:t>
      </w:r>
      <w:r w:rsidR="006F33D4">
        <w:rPr>
          <w:rFonts w:ascii="Calibri" w:hAnsi="Calibri" w:cs="Calibri"/>
          <w:lang w:val="pt-BR"/>
        </w:rPr>
        <w:t xml:space="preserve">ou </w:t>
      </w:r>
      <w:r>
        <w:rPr>
          <w:rFonts w:ascii="Calibri" w:hAnsi="Calibri" w:cs="Calibri"/>
          <w:lang w:val="pt-BR"/>
        </w:rPr>
        <w:t>Proposta Técnica</w:t>
      </w:r>
      <w:r w:rsidR="006F33D4">
        <w:rPr>
          <w:rFonts w:ascii="Calibri" w:hAnsi="Calibri" w:cs="Calibri"/>
          <w:lang w:val="pt-BR"/>
        </w:rPr>
        <w:t xml:space="preserve"> (quando </w:t>
      </w:r>
      <w:r w:rsidR="006E1B64">
        <w:rPr>
          <w:rFonts w:ascii="Calibri" w:hAnsi="Calibri" w:cs="Calibri"/>
          <w:lang w:val="pt-BR"/>
        </w:rPr>
        <w:t>aplicável</w:t>
      </w:r>
      <w:r w:rsidR="006F33D4">
        <w:rPr>
          <w:rFonts w:ascii="Calibri" w:hAnsi="Calibri" w:cs="Calibri"/>
          <w:lang w:val="pt-BR"/>
        </w:rPr>
        <w:t>)</w:t>
      </w:r>
      <w:r w:rsidRPr="000E3921">
        <w:rPr>
          <w:rFonts w:ascii="Calibri" w:hAnsi="Calibri" w:cs="Calibri"/>
          <w:lang w:val="pt-BR"/>
        </w:rPr>
        <w:t>:</w:t>
      </w:r>
    </w:p>
    <w:p w14:paraId="2E0B6CB8" w14:textId="77777777" w:rsidR="00930F63" w:rsidRDefault="00930F63">
      <w:pPr>
        <w:rPr>
          <w:ins w:id="9" w:author="NEPOMUCENO Gabrielle" w:date="2026-01-14T18:23:00Z" w16du:dateUtc="2026-01-14T21:23:00Z"/>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10"/>
      </w:tblGrid>
      <w:tr w:rsidR="00087CEB" w:rsidRPr="00930F63" w14:paraId="0C8D2350" w14:textId="77777777" w:rsidTr="003D331D">
        <w:trPr>
          <w:jc w:val="center"/>
        </w:trPr>
        <w:tc>
          <w:tcPr>
            <w:tcW w:w="9010" w:type="dxa"/>
          </w:tcPr>
          <w:p w14:paraId="4F73122D" w14:textId="22F7877A" w:rsidR="00930F63" w:rsidRPr="00742CEB" w:rsidRDefault="00930F63" w:rsidP="003D331D">
            <w:pPr>
              <w:spacing w:line="360" w:lineRule="auto"/>
              <w:jc w:val="both"/>
              <w:rPr>
                <w:rFonts w:ascii="Calibri" w:hAnsi="Calibri" w:cs="Calibri"/>
                <w:lang w:val="pt-BR"/>
                <w:rPrChange w:id="10" w:author="OLIVEIRA Nathalia" w:date="2025-09-19T15:01:00Z" w16du:dateUtc="2025-09-19T18:01:00Z">
                  <w:rPr>
                    <w:rFonts w:ascii="Calibri" w:hAnsi="Calibri" w:cs="Calibri"/>
                  </w:rPr>
                </w:rPrChange>
              </w:rPr>
            </w:pPr>
            <w:ins w:id="11" w:author="NEPOMUCENO Gabrielle" w:date="2026-01-14T18:22:00Z" w16du:dateUtc="2026-01-14T21:22:00Z">
              <w:r>
                <w:rPr>
                  <w:rFonts w:ascii="Calibri" w:hAnsi="Calibri" w:cs="Calibri"/>
                  <w:lang w:val="pt-BR"/>
                </w:rPr>
                <w:t xml:space="preserve">A Davos fornecerá </w:t>
              </w:r>
              <w:r w:rsidRPr="009F182B">
                <w:rPr>
                  <w:rFonts w:ascii="Calibri" w:hAnsi="Calibri" w:cs="Calibri"/>
                  <w:lang w:val="pt-BR"/>
                </w:rPr>
                <w:t>Agente Digital de Whatsapp com IA para conversão ativa com gravação em 100%, transcrição em 100% e análise das discagens + tabulação</w:t>
              </w:r>
            </w:ins>
            <w:del w:id="12" w:author="NEPOMUCENO Gabrielle" w:date="2026-01-14T18:22:00Z" w16du:dateUtc="2026-01-14T21:22:00Z">
              <w:r w:rsidR="00087CEB" w:rsidRPr="000E3921" w:rsidDel="00930F63">
                <w:rPr>
                  <w:rFonts w:ascii="Calibri" w:hAnsi="Calibri" w:cs="Calibri"/>
                </w:rPr>
                <w:fldChar w:fldCharType="begin">
                  <w:ffData>
                    <w:name w:val=""/>
                    <w:enabled/>
                    <w:calcOnExit w:val="0"/>
                    <w:textInput/>
                  </w:ffData>
                </w:fldChar>
              </w:r>
              <w:r w:rsidR="00087CEB" w:rsidRPr="00742CEB" w:rsidDel="00930F63">
                <w:rPr>
                  <w:rFonts w:ascii="Calibri" w:hAnsi="Calibri" w:cs="Calibri"/>
                  <w:lang w:val="pt-BR"/>
                  <w:rPrChange w:id="13" w:author="OLIVEIRA Nathalia" w:date="2025-09-19T15:01:00Z" w16du:dateUtc="2025-09-19T18:01:00Z">
                    <w:rPr>
                      <w:rFonts w:ascii="Calibri" w:hAnsi="Calibri" w:cs="Calibri"/>
                    </w:rPr>
                  </w:rPrChange>
                </w:rPr>
                <w:delInstrText xml:space="preserve"> FORMTEXT </w:delInstrText>
              </w:r>
              <w:r w:rsidR="00087CEB" w:rsidRPr="000E3921" w:rsidDel="00930F63">
                <w:rPr>
                  <w:rFonts w:ascii="Calibri" w:hAnsi="Calibri" w:cs="Calibri"/>
                </w:rPr>
              </w:r>
              <w:r w:rsidR="00087CEB" w:rsidRPr="000E3921" w:rsidDel="00930F63">
                <w:rPr>
                  <w:rFonts w:ascii="Calibri" w:hAnsi="Calibri" w:cs="Calibri"/>
                </w:rPr>
                <w:fldChar w:fldCharType="separate"/>
              </w:r>
              <w:r w:rsidR="00087CEB" w:rsidRPr="000E3921" w:rsidDel="00930F63">
                <w:rPr>
                  <w:rFonts w:ascii="Calibri" w:hAnsi="Calibri" w:cs="Calibri"/>
                </w:rPr>
                <w:delText> </w:delText>
              </w:r>
              <w:r w:rsidR="00087CEB" w:rsidRPr="000E3921" w:rsidDel="00930F63">
                <w:rPr>
                  <w:rFonts w:ascii="Calibri" w:hAnsi="Calibri" w:cs="Calibri"/>
                </w:rPr>
                <w:delText> </w:delText>
              </w:r>
              <w:r w:rsidR="00087CEB" w:rsidRPr="000E3921" w:rsidDel="00930F63">
                <w:rPr>
                  <w:rFonts w:ascii="Calibri" w:hAnsi="Calibri" w:cs="Calibri"/>
                </w:rPr>
                <w:delText> </w:delText>
              </w:r>
              <w:r w:rsidR="00087CEB" w:rsidRPr="000E3921" w:rsidDel="00930F63">
                <w:rPr>
                  <w:rFonts w:ascii="Calibri" w:hAnsi="Calibri" w:cs="Calibri"/>
                </w:rPr>
                <w:delText> </w:delText>
              </w:r>
              <w:r w:rsidR="00087CEB" w:rsidRPr="000E3921" w:rsidDel="00930F63">
                <w:rPr>
                  <w:rFonts w:ascii="Calibri" w:hAnsi="Calibri" w:cs="Calibri"/>
                </w:rPr>
                <w:delText> </w:delText>
              </w:r>
              <w:r w:rsidR="00087CEB" w:rsidRPr="000E3921" w:rsidDel="00930F63">
                <w:rPr>
                  <w:rFonts w:ascii="Calibri" w:hAnsi="Calibri" w:cs="Calibri"/>
                </w:rPr>
                <w:fldChar w:fldCharType="end"/>
              </w:r>
            </w:del>
            <w:ins w:id="14" w:author="OLIVEIRA Nathalia" w:date="2024-10-14T19:05:00Z">
              <w:del w:id="15" w:author="NEPOMUCENO Gabrielle" w:date="2026-01-14T18:22:00Z" w16du:dateUtc="2026-01-14T21:22:00Z">
                <w:r w:rsidR="00665723" w:rsidRPr="00742CEB" w:rsidDel="00930F63">
                  <w:rPr>
                    <w:rFonts w:ascii="Calibri" w:hAnsi="Calibri" w:cs="Calibri"/>
                    <w:lang w:val="pt-BR"/>
                    <w:rPrChange w:id="16" w:author="OLIVEIRA Nathalia" w:date="2025-09-19T15:01:00Z" w16du:dateUtc="2025-09-19T18:01:00Z">
                      <w:rPr>
                        <w:rFonts w:ascii="Calibri" w:hAnsi="Calibri" w:cs="Calibri"/>
                      </w:rPr>
                    </w:rPrChange>
                  </w:rPr>
                  <w:delText>A experimentação consistirá na ofer</w:delText>
                </w:r>
              </w:del>
            </w:ins>
            <w:ins w:id="17" w:author="OLIVEIRA Nathalia" w:date="2024-10-14T19:07:00Z">
              <w:del w:id="18" w:author="NEPOMUCENO Gabrielle" w:date="2026-01-14T18:22:00Z" w16du:dateUtc="2026-01-14T21:22:00Z">
                <w:r w:rsidR="00665723" w:rsidRPr="00742CEB" w:rsidDel="00930F63">
                  <w:rPr>
                    <w:rFonts w:ascii="Calibri" w:hAnsi="Calibri" w:cs="Calibri"/>
                    <w:lang w:val="pt-BR"/>
                    <w:rPrChange w:id="19" w:author="OLIVEIRA Nathalia" w:date="2025-09-19T15:01:00Z" w16du:dateUtc="2025-09-19T18:01:00Z">
                      <w:rPr>
                        <w:rFonts w:ascii="Calibri" w:hAnsi="Calibri" w:cs="Calibri"/>
                      </w:rPr>
                    </w:rPrChange>
                  </w:rPr>
                  <w:delText xml:space="preserve">ta do Produto de </w:delText>
                </w:r>
              </w:del>
            </w:ins>
            <w:ins w:id="20" w:author="OLIVEIRA Nathalia" w:date="2025-09-19T15:03:00Z" w16du:dateUtc="2025-09-19T18:03:00Z">
              <w:del w:id="21" w:author="NEPOMUCENO Gabrielle" w:date="2026-01-14T18:22:00Z" w16du:dateUtc="2026-01-14T21:22:00Z">
                <w:r w:rsidR="006F34F5" w:rsidDel="00930F63">
                  <w:rPr>
                    <w:rFonts w:ascii="Calibri" w:hAnsi="Calibri" w:cs="Calibri"/>
                    <w:lang w:val="pt-BR"/>
                  </w:rPr>
                  <w:delText>Empréstimo</w:delText>
                </w:r>
              </w:del>
            </w:ins>
            <w:ins w:id="22" w:author="OLIVEIRA Nathalia" w:date="2024-10-14T19:07:00Z">
              <w:del w:id="23" w:author="NEPOMUCENO Gabrielle" w:date="2026-01-14T18:22:00Z" w16du:dateUtc="2026-01-14T21:22:00Z">
                <w:r w:rsidR="00665723" w:rsidRPr="00742CEB" w:rsidDel="00930F63">
                  <w:rPr>
                    <w:rFonts w:ascii="Calibri" w:hAnsi="Calibri" w:cs="Calibri"/>
                    <w:lang w:val="pt-BR"/>
                    <w:rPrChange w:id="24" w:author="OLIVEIRA Nathalia" w:date="2025-09-19T15:01:00Z" w16du:dateUtc="2025-09-19T18:01:00Z">
                      <w:rPr>
                        <w:rFonts w:ascii="Calibri" w:hAnsi="Calibri" w:cs="Calibri"/>
                      </w:rPr>
                    </w:rPrChange>
                  </w:rPr>
                  <w:delText xml:space="preserve"> o</w:delText>
                </w:r>
              </w:del>
            </w:ins>
            <w:ins w:id="25" w:author="OLIVEIRA Nathalia" w:date="2024-10-14T19:08:00Z">
              <w:del w:id="26" w:author="NEPOMUCENO Gabrielle" w:date="2026-01-14T18:22:00Z" w16du:dateUtc="2026-01-14T21:22:00Z">
                <w:r w:rsidR="00665723" w:rsidRPr="00742CEB" w:rsidDel="00930F63">
                  <w:rPr>
                    <w:rFonts w:ascii="Calibri" w:hAnsi="Calibri" w:cs="Calibri"/>
                    <w:lang w:val="pt-BR"/>
                    <w:rPrChange w:id="27" w:author="OLIVEIRA Nathalia" w:date="2025-09-19T15:01:00Z" w16du:dateUtc="2025-09-19T18:01:00Z">
                      <w:rPr>
                        <w:rFonts w:ascii="Calibri" w:hAnsi="Calibri" w:cs="Calibri"/>
                      </w:rPr>
                    </w:rPrChange>
                  </w:rPr>
                  <w:delText xml:space="preserve">ferecido pela </w:delText>
                </w:r>
              </w:del>
            </w:ins>
            <w:ins w:id="28" w:author="OLIVEIRA Nathalia" w:date="2025-09-19T15:03:00Z" w16du:dateUtc="2025-09-19T18:03:00Z">
              <w:del w:id="29" w:author="NEPOMUCENO Gabrielle" w:date="2026-01-14T18:22:00Z" w16du:dateUtc="2026-01-14T21:22:00Z">
                <w:r w:rsidR="006F34F5" w:rsidDel="00930F63">
                  <w:rPr>
                    <w:rFonts w:ascii="Calibri" w:hAnsi="Calibri" w:cs="Calibri"/>
                    <w:lang w:val="pt-BR"/>
                  </w:rPr>
                  <w:delText>Fiserv</w:delText>
                </w:r>
              </w:del>
            </w:ins>
            <w:ins w:id="30" w:author="OLIVEIRA Nathalia" w:date="2024-10-14T19:08:00Z">
              <w:del w:id="31" w:author="NEPOMUCENO Gabrielle" w:date="2026-01-14T18:22:00Z" w16du:dateUtc="2026-01-14T21:22:00Z">
                <w:r w:rsidR="00665723" w:rsidRPr="00742CEB" w:rsidDel="00930F63">
                  <w:rPr>
                    <w:rFonts w:ascii="Calibri" w:hAnsi="Calibri" w:cs="Calibri"/>
                    <w:lang w:val="pt-BR"/>
                    <w:rPrChange w:id="32" w:author="OLIVEIRA Nathalia" w:date="2025-09-19T15:01:00Z" w16du:dateUtc="2025-09-19T18:01:00Z">
                      <w:rPr>
                        <w:rFonts w:ascii="Calibri" w:hAnsi="Calibri" w:cs="Calibri"/>
                      </w:rPr>
                    </w:rPrChange>
                  </w:rPr>
                  <w:delText xml:space="preserve"> </w:delText>
                </w:r>
              </w:del>
            </w:ins>
            <w:ins w:id="33" w:author="OLIVEIRA Nathalia" w:date="2024-10-14T19:09:00Z">
              <w:del w:id="34" w:author="NEPOMUCENO Gabrielle" w:date="2026-01-14T18:22:00Z" w16du:dateUtc="2026-01-14T21:22:00Z">
                <w:r w:rsidR="00665723" w:rsidRPr="00742CEB" w:rsidDel="00930F63">
                  <w:rPr>
                    <w:rFonts w:ascii="Calibri" w:hAnsi="Calibri" w:cs="Calibri"/>
                    <w:lang w:val="pt-BR"/>
                    <w:rPrChange w:id="35" w:author="OLIVEIRA Nathalia" w:date="2025-09-19T15:01:00Z" w16du:dateUtc="2025-09-19T18:01:00Z">
                      <w:rPr>
                        <w:rFonts w:ascii="Calibri" w:hAnsi="Calibri" w:cs="Calibri"/>
                      </w:rPr>
                    </w:rPrChange>
                  </w:rPr>
                  <w:delText>por meio de</w:delText>
                </w:r>
              </w:del>
            </w:ins>
            <w:ins w:id="36" w:author="OLIVEIRA Nathalia" w:date="2024-10-14T19:08:00Z">
              <w:del w:id="37" w:author="NEPOMUCENO Gabrielle" w:date="2026-01-14T18:22:00Z" w16du:dateUtc="2026-01-14T21:22:00Z">
                <w:r w:rsidR="00665723" w:rsidRPr="00742CEB" w:rsidDel="00930F63">
                  <w:rPr>
                    <w:rFonts w:ascii="Calibri" w:hAnsi="Calibri" w:cs="Calibri"/>
                    <w:lang w:val="pt-BR"/>
                    <w:rPrChange w:id="38" w:author="OLIVEIRA Nathalia" w:date="2025-09-19T15:01:00Z" w16du:dateUtc="2025-09-19T18:01:00Z">
                      <w:rPr>
                        <w:rFonts w:ascii="Calibri" w:hAnsi="Calibri" w:cs="Calibri"/>
                      </w:rPr>
                    </w:rPrChange>
                  </w:rPr>
                  <w:delText xml:space="preserve"> Landing Page específica para a parceria, criada e gerenciada pela </w:delText>
                </w:r>
              </w:del>
            </w:ins>
            <w:ins w:id="39" w:author="OLIVEIRA Nathalia" w:date="2025-09-19T15:04:00Z" w16du:dateUtc="2025-09-19T18:04:00Z">
              <w:del w:id="40" w:author="NEPOMUCENO Gabrielle" w:date="2026-01-14T18:22:00Z" w16du:dateUtc="2026-01-14T21:22:00Z">
                <w:r w:rsidR="006F34F5" w:rsidDel="00930F63">
                  <w:rPr>
                    <w:rFonts w:ascii="Calibri" w:hAnsi="Calibri" w:cs="Calibri"/>
                    <w:lang w:val="pt-BR"/>
                  </w:rPr>
                  <w:delText>Fiserv</w:delText>
                </w:r>
              </w:del>
            </w:ins>
            <w:ins w:id="41" w:author="OLIVEIRA Nathalia" w:date="2024-10-14T19:08:00Z">
              <w:del w:id="42" w:author="NEPOMUCENO Gabrielle" w:date="2026-01-14T18:22:00Z" w16du:dateUtc="2026-01-14T21:22:00Z">
                <w:r w:rsidR="00665723" w:rsidRPr="00742CEB" w:rsidDel="00930F63">
                  <w:rPr>
                    <w:rFonts w:ascii="Calibri" w:hAnsi="Calibri" w:cs="Calibri"/>
                    <w:lang w:val="pt-BR"/>
                    <w:rPrChange w:id="43" w:author="OLIVEIRA Nathalia" w:date="2025-09-19T15:01:00Z" w16du:dateUtc="2025-09-19T18:01:00Z">
                      <w:rPr>
                        <w:rFonts w:ascii="Calibri" w:hAnsi="Calibri" w:cs="Calibri"/>
                      </w:rPr>
                    </w:rPrChange>
                  </w:rPr>
                  <w:delText>, para a captação de leads.</w:delText>
                </w:r>
              </w:del>
            </w:ins>
            <w:ins w:id="44" w:author="OLIVEIRA Nathalia" w:date="2024-10-14T19:11:00Z">
              <w:del w:id="45" w:author="NEPOMUCENO Gabrielle" w:date="2026-01-14T18:22:00Z" w16du:dateUtc="2026-01-14T21:22:00Z">
                <w:r w:rsidR="00665723" w:rsidRPr="00742CEB" w:rsidDel="00930F63">
                  <w:rPr>
                    <w:rFonts w:ascii="Calibri" w:hAnsi="Calibri" w:cs="Calibri"/>
                    <w:lang w:val="pt-BR"/>
                    <w:rPrChange w:id="46" w:author="OLIVEIRA Nathalia" w:date="2025-09-19T15:01:00Z" w16du:dateUtc="2025-09-19T18:01:00Z">
                      <w:rPr>
                        <w:rFonts w:ascii="Calibri" w:hAnsi="Calibri" w:cs="Calibri"/>
                      </w:rPr>
                    </w:rPrChange>
                  </w:rPr>
                  <w:delText xml:space="preserve"> </w:delText>
                </w:r>
              </w:del>
            </w:ins>
            <w:ins w:id="47" w:author="OLIVEIRA Nathalia" w:date="2024-10-14T19:10:00Z">
              <w:del w:id="48" w:author="NEPOMUCENO Gabrielle" w:date="2026-01-14T18:22:00Z" w16du:dateUtc="2026-01-14T21:22:00Z">
                <w:r w:rsidR="00665723" w:rsidRPr="00742CEB" w:rsidDel="00930F63">
                  <w:rPr>
                    <w:rFonts w:ascii="Calibri" w:hAnsi="Calibri" w:cs="Calibri"/>
                    <w:lang w:val="pt-BR"/>
                    <w:rPrChange w:id="49" w:author="OLIVEIRA Nathalia" w:date="2025-09-19T15:01:00Z" w16du:dateUtc="2025-09-19T18:01:00Z">
                      <w:rPr>
                        <w:rFonts w:ascii="Calibri" w:hAnsi="Calibri" w:cs="Calibri"/>
                      </w:rPr>
                    </w:rPrChange>
                  </w:rPr>
                  <w:delText xml:space="preserve">Clientes e Potenciais Clientes da TICKET que demonstrarem interesse no produto serão direcionados para esta página, onde poderão fornecer suas informações para contratação. A </w:delText>
                </w:r>
              </w:del>
            </w:ins>
            <w:ins w:id="50" w:author="OLIVEIRA Nathalia" w:date="2025-09-19T15:03:00Z" w16du:dateUtc="2025-09-19T18:03:00Z">
              <w:del w:id="51" w:author="NEPOMUCENO Gabrielle" w:date="2026-01-14T18:22:00Z" w16du:dateUtc="2026-01-14T21:22:00Z">
                <w:r w:rsidR="006F34F5" w:rsidDel="00930F63">
                  <w:rPr>
                    <w:rFonts w:ascii="Calibri" w:hAnsi="Calibri" w:cs="Calibri"/>
                    <w:lang w:val="pt-BR"/>
                  </w:rPr>
                  <w:delText>Fiserv</w:delText>
                </w:r>
              </w:del>
            </w:ins>
            <w:ins w:id="52" w:author="OLIVEIRA Nathalia" w:date="2024-10-14T19:10:00Z">
              <w:del w:id="53" w:author="NEPOMUCENO Gabrielle" w:date="2026-01-14T18:22:00Z" w16du:dateUtc="2026-01-14T21:22:00Z">
                <w:r w:rsidR="00665723" w:rsidRPr="00742CEB" w:rsidDel="00930F63">
                  <w:rPr>
                    <w:rFonts w:ascii="Calibri" w:hAnsi="Calibri" w:cs="Calibri"/>
                    <w:lang w:val="pt-BR"/>
                    <w:rPrChange w:id="54" w:author="OLIVEIRA Nathalia" w:date="2025-09-19T15:01:00Z" w16du:dateUtc="2025-09-19T18:01:00Z">
                      <w:rPr>
                        <w:rFonts w:ascii="Calibri" w:hAnsi="Calibri" w:cs="Calibri"/>
                      </w:rPr>
                    </w:rPrChange>
                  </w:rPr>
                  <w:delText xml:space="preserve"> será responsável por reunir e compartilhar com a </w:delText>
                </w:r>
              </w:del>
            </w:ins>
            <w:ins w:id="55" w:author="OLIVEIRA Nathalia" w:date="2024-10-14T19:11:00Z">
              <w:del w:id="56" w:author="NEPOMUCENO Gabrielle" w:date="2026-01-14T18:22:00Z" w16du:dateUtc="2026-01-14T21:22:00Z">
                <w:r w:rsidR="00665723" w:rsidRPr="00742CEB" w:rsidDel="00930F63">
                  <w:rPr>
                    <w:rFonts w:ascii="Calibri" w:hAnsi="Calibri" w:cs="Calibri"/>
                    <w:lang w:val="pt-BR"/>
                    <w:rPrChange w:id="57" w:author="OLIVEIRA Nathalia" w:date="2025-09-19T15:01:00Z" w16du:dateUtc="2025-09-19T18:01:00Z">
                      <w:rPr>
                        <w:rFonts w:ascii="Calibri" w:hAnsi="Calibri" w:cs="Calibri"/>
                      </w:rPr>
                    </w:rPrChange>
                  </w:rPr>
                  <w:delText xml:space="preserve">TICKET </w:delText>
                </w:r>
              </w:del>
            </w:ins>
            <w:ins w:id="58" w:author="OLIVEIRA Nathalia" w:date="2024-10-14T19:10:00Z">
              <w:del w:id="59" w:author="NEPOMUCENO Gabrielle" w:date="2026-01-14T18:22:00Z" w16du:dateUtc="2026-01-14T21:22:00Z">
                <w:r w:rsidR="00665723" w:rsidRPr="00742CEB" w:rsidDel="00930F63">
                  <w:rPr>
                    <w:rFonts w:ascii="Calibri" w:hAnsi="Calibri" w:cs="Calibri"/>
                    <w:lang w:val="pt-BR"/>
                    <w:rPrChange w:id="60" w:author="OLIVEIRA Nathalia" w:date="2025-09-19T15:01:00Z" w16du:dateUtc="2025-09-19T18:01:00Z">
                      <w:rPr>
                        <w:rFonts w:ascii="Calibri" w:hAnsi="Calibri" w:cs="Calibri"/>
                      </w:rPr>
                    </w:rPrChange>
                  </w:rPr>
                  <w:delText>os dados dos leads gerados, bem como os resultados finais da jornada de contratação, sem que isso implique qualquer responsabilidade adicional ou risco para a Ticket Serviços.</w:delText>
                </w:r>
              </w:del>
            </w:ins>
          </w:p>
        </w:tc>
      </w:tr>
      <w:tr w:rsidR="00930F63" w:rsidRPr="00930F63" w14:paraId="72EF5DE8" w14:textId="77777777" w:rsidTr="003D331D">
        <w:trPr>
          <w:jc w:val="center"/>
          <w:ins w:id="61" w:author="NEPOMUCENO Gabrielle" w:date="2026-01-14T18:23:00Z" w16du:dateUtc="2026-01-14T21:23:00Z"/>
        </w:trPr>
        <w:tc>
          <w:tcPr>
            <w:tcW w:w="9010" w:type="dxa"/>
          </w:tcPr>
          <w:p w14:paraId="4E2EC2AE" w14:textId="62CCAFF6" w:rsidR="00930F63" w:rsidRDefault="00930F63" w:rsidP="003D331D">
            <w:pPr>
              <w:spacing w:line="360" w:lineRule="auto"/>
              <w:jc w:val="both"/>
              <w:rPr>
                <w:ins w:id="62" w:author="NEPOMUCENO Gabrielle" w:date="2026-01-14T18:23:00Z" w16du:dateUtc="2026-01-14T21:23:00Z"/>
                <w:rFonts w:ascii="Calibri" w:hAnsi="Calibri" w:cs="Calibri"/>
                <w:lang w:val="pt-BR"/>
              </w:rPr>
            </w:pPr>
            <w:ins w:id="63" w:author="NEPOMUCENO Gabrielle" w:date="2026-01-14T18:23:00Z" w16du:dateUtc="2026-01-14T21:23:00Z">
              <w:r w:rsidRPr="009F182B">
                <w:rPr>
                  <w:rFonts w:ascii="Calibri" w:hAnsi="Calibri" w:cs="Calibri"/>
                  <w:lang w:val="pt-BR"/>
                </w:rPr>
                <w:t>O piloto irá abranger 5.000 interações no WhatsApp</w:t>
              </w:r>
              <w:r>
                <w:rPr>
                  <w:rFonts w:ascii="Calibri" w:hAnsi="Calibri" w:cs="Calibri"/>
                  <w:lang w:val="pt-BR"/>
                </w:rPr>
                <w:t xml:space="preserve"> e 0 minutos de ligação</w:t>
              </w:r>
            </w:ins>
          </w:p>
        </w:tc>
      </w:tr>
      <w:tr w:rsidR="00930F63" w:rsidRPr="00930F63" w14:paraId="1332BAC5" w14:textId="77777777" w:rsidTr="003D331D">
        <w:trPr>
          <w:jc w:val="center"/>
          <w:ins w:id="64" w:author="NEPOMUCENO Gabrielle" w:date="2026-01-14T18:23:00Z" w16du:dateUtc="2026-01-14T21:23:00Z"/>
        </w:trPr>
        <w:tc>
          <w:tcPr>
            <w:tcW w:w="9010" w:type="dxa"/>
          </w:tcPr>
          <w:p w14:paraId="74A5AEE0" w14:textId="56F0FF9E" w:rsidR="00930F63" w:rsidRPr="009F182B" w:rsidRDefault="00930F63" w:rsidP="003D331D">
            <w:pPr>
              <w:spacing w:line="360" w:lineRule="auto"/>
              <w:jc w:val="both"/>
              <w:rPr>
                <w:ins w:id="65" w:author="NEPOMUCENO Gabrielle" w:date="2026-01-14T18:23:00Z" w16du:dateUtc="2026-01-14T21:23:00Z"/>
                <w:rFonts w:ascii="Calibri" w:hAnsi="Calibri" w:cs="Calibri"/>
                <w:lang w:val="pt-BR"/>
              </w:rPr>
            </w:pPr>
            <w:ins w:id="66" w:author="NEPOMUCENO Gabrielle" w:date="2026-01-14T18:23:00Z" w16du:dateUtc="2026-01-14T21:23:00Z">
              <w:r w:rsidRPr="002A4A11">
                <w:rPr>
                  <w:rFonts w:ascii="Calibri" w:hAnsi="Calibri" w:cs="Calibri"/>
                  <w:lang w:val="pt-BR"/>
                </w:rPr>
                <w:t xml:space="preserve">A </w:t>
              </w:r>
              <w:r>
                <w:rPr>
                  <w:rFonts w:ascii="Calibri" w:hAnsi="Calibri" w:cs="Calibri"/>
                  <w:lang w:val="pt-BR"/>
                </w:rPr>
                <w:t>Davos fornecerá</w:t>
              </w:r>
              <w:r w:rsidRPr="002A4A11">
                <w:rPr>
                  <w:rFonts w:ascii="Calibri" w:hAnsi="Calibri" w:cs="Calibri"/>
                  <w:lang w:val="pt-BR"/>
                </w:rPr>
                <w:t xml:space="preserve"> </w:t>
              </w:r>
              <w:r>
                <w:rPr>
                  <w:rFonts w:ascii="Calibri" w:hAnsi="Calibri" w:cs="Calibri"/>
                  <w:lang w:val="pt-BR"/>
                </w:rPr>
                <w:t>s</w:t>
              </w:r>
              <w:r w:rsidRPr="009F182B">
                <w:rPr>
                  <w:rFonts w:ascii="Calibri" w:hAnsi="Calibri" w:cs="Calibri"/>
                  <w:lang w:val="pt-BR"/>
                </w:rPr>
                <w:t xml:space="preserve">uporte em todos os canais como telefone, </w:t>
              </w:r>
              <w:proofErr w:type="spellStart"/>
              <w:r w:rsidRPr="009F182B">
                <w:rPr>
                  <w:rFonts w:ascii="Calibri" w:hAnsi="Calibri" w:cs="Calibri"/>
                  <w:lang w:val="pt-BR"/>
                </w:rPr>
                <w:t>email</w:t>
              </w:r>
              <w:proofErr w:type="spellEnd"/>
              <w:r w:rsidRPr="009F182B">
                <w:rPr>
                  <w:rFonts w:ascii="Calibri" w:hAnsi="Calibri" w:cs="Calibri"/>
                  <w:lang w:val="pt-BR"/>
                </w:rPr>
                <w:t xml:space="preserve"> e WhatsApp e funcionamento em horário comercial</w:t>
              </w:r>
            </w:ins>
          </w:p>
        </w:tc>
      </w:tr>
      <w:tr w:rsidR="00930F63" w:rsidRPr="00930F63" w14:paraId="3F828AA7" w14:textId="77777777" w:rsidTr="003D331D">
        <w:trPr>
          <w:jc w:val="center"/>
          <w:ins w:id="67" w:author="NEPOMUCENO Gabrielle" w:date="2026-01-14T18:23:00Z" w16du:dateUtc="2026-01-14T21:23:00Z"/>
        </w:trPr>
        <w:tc>
          <w:tcPr>
            <w:tcW w:w="9010" w:type="dxa"/>
          </w:tcPr>
          <w:p w14:paraId="7DABB66E" w14:textId="14D925FB" w:rsidR="00930F63" w:rsidRPr="002A4A11" w:rsidRDefault="00930F63" w:rsidP="00930F63">
            <w:pPr>
              <w:spacing w:line="360" w:lineRule="auto"/>
              <w:jc w:val="both"/>
              <w:rPr>
                <w:ins w:id="68" w:author="NEPOMUCENO Gabrielle" w:date="2026-01-14T18:23:00Z" w16du:dateUtc="2026-01-14T21:23:00Z"/>
                <w:rFonts w:ascii="Calibri" w:hAnsi="Calibri" w:cs="Calibri"/>
                <w:lang w:val="pt-BR"/>
              </w:rPr>
            </w:pPr>
            <w:ins w:id="69" w:author="NEPOMUCENO Gabrielle" w:date="2026-01-14T18:23:00Z" w16du:dateUtc="2026-01-14T21:23:00Z">
              <w:r w:rsidRPr="00864E5D">
                <w:rPr>
                  <w:rFonts w:ascii="Calibri" w:hAnsi="Calibri" w:cs="Calibri"/>
                  <w:lang w:val="pt-BR"/>
                </w:rPr>
                <w:t>Para o piloto, será necessário a TICKET gerar 5.000 leads à Davos.</w:t>
              </w:r>
            </w:ins>
          </w:p>
        </w:tc>
      </w:tr>
      <w:tr w:rsidR="00087CEB" w:rsidRPr="00930F63" w:rsidDel="00665723" w14:paraId="4AD208EC" w14:textId="3F16D6C4" w:rsidTr="003D331D">
        <w:trPr>
          <w:jc w:val="center"/>
          <w:del w:id="70" w:author="OLIVEIRA Nathalia" w:date="2024-10-14T19:09:00Z"/>
        </w:trPr>
        <w:tc>
          <w:tcPr>
            <w:tcW w:w="9010" w:type="dxa"/>
          </w:tcPr>
          <w:p w14:paraId="1D907B2C" w14:textId="48855B92" w:rsidR="00087CEB" w:rsidRPr="00742CEB" w:rsidDel="00665723" w:rsidRDefault="00087CEB" w:rsidP="003D331D">
            <w:pPr>
              <w:spacing w:line="360" w:lineRule="auto"/>
              <w:jc w:val="both"/>
              <w:rPr>
                <w:del w:id="71" w:author="OLIVEIRA Nathalia" w:date="2024-10-14T19:09:00Z"/>
                <w:rFonts w:ascii="Calibri" w:hAnsi="Calibri" w:cs="Calibri"/>
                <w:lang w:val="pt-BR"/>
                <w:rPrChange w:id="72" w:author="OLIVEIRA Nathalia" w:date="2025-09-19T15:01:00Z" w16du:dateUtc="2025-09-19T18:01:00Z">
                  <w:rPr>
                    <w:del w:id="73" w:author="OLIVEIRA Nathalia" w:date="2024-10-14T19:09:00Z"/>
                    <w:rFonts w:ascii="Calibri" w:hAnsi="Calibri" w:cs="Calibri"/>
                  </w:rPr>
                </w:rPrChange>
              </w:rPr>
            </w:pPr>
            <w:del w:id="74" w:author="OLIVEIRA Nathalia" w:date="2024-10-14T19:09:00Z">
              <w:r w:rsidRPr="000E3921" w:rsidDel="00665723">
                <w:rPr>
                  <w:rFonts w:ascii="Calibri" w:hAnsi="Calibri" w:cs="Calibri"/>
                </w:rPr>
                <w:fldChar w:fldCharType="begin">
                  <w:ffData>
                    <w:name w:val=""/>
                    <w:enabled/>
                    <w:calcOnExit w:val="0"/>
                    <w:textInput/>
                  </w:ffData>
                </w:fldChar>
              </w:r>
              <w:r w:rsidRPr="00742CEB" w:rsidDel="00665723">
                <w:rPr>
                  <w:rFonts w:ascii="Calibri" w:hAnsi="Calibri" w:cs="Calibri"/>
                  <w:lang w:val="pt-BR"/>
                  <w:rPrChange w:id="75" w:author="OLIVEIRA Nathalia" w:date="2025-09-19T15:01:00Z" w16du:dateUtc="2025-09-19T18:01:00Z">
                    <w:rPr>
                      <w:rFonts w:ascii="Calibri" w:hAnsi="Calibri" w:cs="Calibri"/>
                    </w:rPr>
                  </w:rPrChange>
                </w:rPr>
                <w:delInstrText xml:space="preserve"> FORMTEXT </w:delInstrText>
              </w:r>
              <w:r w:rsidRPr="000E3921" w:rsidDel="00665723">
                <w:rPr>
                  <w:rFonts w:ascii="Calibri" w:hAnsi="Calibri" w:cs="Calibri"/>
                </w:rPr>
              </w:r>
              <w:r w:rsidRPr="000E3921" w:rsidDel="00665723">
                <w:rPr>
                  <w:rFonts w:ascii="Calibri" w:hAnsi="Calibri" w:cs="Calibri"/>
                </w:rPr>
                <w:fldChar w:fldCharType="separate"/>
              </w:r>
              <w:r w:rsidRPr="000E3921" w:rsidDel="00665723">
                <w:rPr>
                  <w:rFonts w:ascii="Calibri" w:hAnsi="Calibri" w:cs="Calibri"/>
                </w:rPr>
                <w:delText> </w:delText>
              </w:r>
              <w:r w:rsidRPr="000E3921" w:rsidDel="00665723">
                <w:rPr>
                  <w:rFonts w:ascii="Calibri" w:hAnsi="Calibri" w:cs="Calibri"/>
                </w:rPr>
                <w:delText> </w:delText>
              </w:r>
              <w:r w:rsidRPr="000E3921" w:rsidDel="00665723">
                <w:rPr>
                  <w:rFonts w:ascii="Calibri" w:hAnsi="Calibri" w:cs="Calibri"/>
                </w:rPr>
                <w:delText> </w:delText>
              </w:r>
              <w:r w:rsidRPr="000E3921" w:rsidDel="00665723">
                <w:rPr>
                  <w:rFonts w:ascii="Calibri" w:hAnsi="Calibri" w:cs="Calibri"/>
                </w:rPr>
                <w:delText> </w:delText>
              </w:r>
              <w:r w:rsidRPr="000E3921" w:rsidDel="00665723">
                <w:rPr>
                  <w:rFonts w:ascii="Calibri" w:hAnsi="Calibri" w:cs="Calibri"/>
                </w:rPr>
                <w:delText> </w:delText>
              </w:r>
              <w:r w:rsidRPr="000E3921" w:rsidDel="00665723">
                <w:rPr>
                  <w:rFonts w:ascii="Calibri" w:hAnsi="Calibri" w:cs="Calibri"/>
                </w:rPr>
                <w:fldChar w:fldCharType="end"/>
              </w:r>
              <w:r w:rsidRPr="000E3921" w:rsidDel="00665723">
                <w:rPr>
                  <w:rFonts w:ascii="Calibri" w:hAnsi="Calibri" w:cs="Calibri"/>
                </w:rPr>
                <w:fldChar w:fldCharType="begin">
                  <w:ffData>
                    <w:name w:val=""/>
                    <w:enabled/>
                    <w:calcOnExit w:val="0"/>
                    <w:textInput/>
                  </w:ffData>
                </w:fldChar>
              </w:r>
              <w:r w:rsidRPr="00742CEB" w:rsidDel="00665723">
                <w:rPr>
                  <w:rFonts w:ascii="Calibri" w:hAnsi="Calibri" w:cs="Calibri"/>
                  <w:lang w:val="pt-BR"/>
                  <w:rPrChange w:id="76" w:author="OLIVEIRA Nathalia" w:date="2025-09-19T15:01:00Z" w16du:dateUtc="2025-09-19T18:01:00Z">
                    <w:rPr>
                      <w:rFonts w:ascii="Calibri" w:hAnsi="Calibri" w:cs="Calibri"/>
                    </w:rPr>
                  </w:rPrChange>
                </w:rPr>
                <w:delInstrText xml:space="preserve"> FORMTEXT </w:delInstrText>
              </w:r>
              <w:r w:rsidRPr="000E3921" w:rsidDel="00665723">
                <w:rPr>
                  <w:rFonts w:ascii="Calibri" w:hAnsi="Calibri" w:cs="Calibri"/>
                </w:rPr>
              </w:r>
              <w:r w:rsidRPr="000E3921" w:rsidDel="00665723">
                <w:rPr>
                  <w:rFonts w:ascii="Calibri" w:hAnsi="Calibri" w:cs="Calibri"/>
                </w:rPr>
                <w:fldChar w:fldCharType="separate"/>
              </w:r>
              <w:r w:rsidRPr="000E3921" w:rsidDel="00665723">
                <w:rPr>
                  <w:rFonts w:ascii="Calibri" w:hAnsi="Calibri" w:cs="Calibri"/>
                </w:rPr>
                <w:fldChar w:fldCharType="end"/>
              </w:r>
            </w:del>
          </w:p>
        </w:tc>
      </w:tr>
      <w:tr w:rsidR="00087CEB" w:rsidRPr="00930F63" w:rsidDel="00665723" w14:paraId="69BB266B" w14:textId="68C86FAE" w:rsidTr="003D331D">
        <w:trPr>
          <w:jc w:val="center"/>
          <w:del w:id="77" w:author="OLIVEIRA Nathalia" w:date="2024-10-14T19:09:00Z"/>
        </w:trPr>
        <w:tc>
          <w:tcPr>
            <w:tcW w:w="9010" w:type="dxa"/>
          </w:tcPr>
          <w:p w14:paraId="76AD1993" w14:textId="52141DCF" w:rsidR="00087CEB" w:rsidRPr="00742CEB" w:rsidDel="00665723" w:rsidRDefault="00087CEB" w:rsidP="003D331D">
            <w:pPr>
              <w:spacing w:line="360" w:lineRule="auto"/>
              <w:jc w:val="both"/>
              <w:rPr>
                <w:del w:id="78" w:author="OLIVEIRA Nathalia" w:date="2024-10-14T19:09:00Z"/>
                <w:rFonts w:ascii="Calibri" w:hAnsi="Calibri" w:cs="Calibri"/>
                <w:lang w:val="pt-BR"/>
                <w:rPrChange w:id="79" w:author="OLIVEIRA Nathalia" w:date="2025-09-19T15:01:00Z" w16du:dateUtc="2025-09-19T18:01:00Z">
                  <w:rPr>
                    <w:del w:id="80" w:author="OLIVEIRA Nathalia" w:date="2024-10-14T19:09:00Z"/>
                    <w:rFonts w:ascii="Calibri" w:hAnsi="Calibri" w:cs="Calibri"/>
                  </w:rPr>
                </w:rPrChange>
              </w:rPr>
            </w:pPr>
            <w:del w:id="81" w:author="OLIVEIRA Nathalia" w:date="2024-10-14T19:09:00Z">
              <w:r w:rsidRPr="000E3921" w:rsidDel="00665723">
                <w:rPr>
                  <w:rFonts w:ascii="Calibri" w:hAnsi="Calibri" w:cs="Calibri"/>
                </w:rPr>
                <w:fldChar w:fldCharType="begin">
                  <w:ffData>
                    <w:name w:val=""/>
                    <w:enabled/>
                    <w:calcOnExit w:val="0"/>
                    <w:textInput/>
                  </w:ffData>
                </w:fldChar>
              </w:r>
              <w:r w:rsidRPr="00742CEB" w:rsidDel="00665723">
                <w:rPr>
                  <w:rFonts w:ascii="Calibri" w:hAnsi="Calibri" w:cs="Calibri"/>
                  <w:lang w:val="pt-BR"/>
                  <w:rPrChange w:id="82" w:author="OLIVEIRA Nathalia" w:date="2025-09-19T15:01:00Z" w16du:dateUtc="2025-09-19T18:01:00Z">
                    <w:rPr>
                      <w:rFonts w:ascii="Calibri" w:hAnsi="Calibri" w:cs="Calibri"/>
                    </w:rPr>
                  </w:rPrChange>
                </w:rPr>
                <w:delInstrText xml:space="preserve"> FORMTEXT </w:delInstrText>
              </w:r>
              <w:r w:rsidRPr="000E3921" w:rsidDel="00665723">
                <w:rPr>
                  <w:rFonts w:ascii="Calibri" w:hAnsi="Calibri" w:cs="Calibri"/>
                </w:rPr>
              </w:r>
              <w:r w:rsidRPr="000E3921" w:rsidDel="00665723">
                <w:rPr>
                  <w:rFonts w:ascii="Calibri" w:hAnsi="Calibri" w:cs="Calibri"/>
                </w:rPr>
                <w:fldChar w:fldCharType="separate"/>
              </w:r>
              <w:r w:rsidRPr="000E3921" w:rsidDel="00665723">
                <w:rPr>
                  <w:rFonts w:ascii="Calibri" w:hAnsi="Calibri" w:cs="Calibri"/>
                </w:rPr>
                <w:delText> </w:delText>
              </w:r>
              <w:r w:rsidRPr="000E3921" w:rsidDel="00665723">
                <w:rPr>
                  <w:rFonts w:ascii="Calibri" w:hAnsi="Calibri" w:cs="Calibri"/>
                </w:rPr>
                <w:delText> </w:delText>
              </w:r>
              <w:r w:rsidRPr="000E3921" w:rsidDel="00665723">
                <w:rPr>
                  <w:rFonts w:ascii="Calibri" w:hAnsi="Calibri" w:cs="Calibri"/>
                </w:rPr>
                <w:delText> </w:delText>
              </w:r>
              <w:r w:rsidRPr="000E3921" w:rsidDel="00665723">
                <w:rPr>
                  <w:rFonts w:ascii="Calibri" w:hAnsi="Calibri" w:cs="Calibri"/>
                </w:rPr>
                <w:delText> </w:delText>
              </w:r>
              <w:r w:rsidRPr="000E3921" w:rsidDel="00665723">
                <w:rPr>
                  <w:rFonts w:ascii="Calibri" w:hAnsi="Calibri" w:cs="Calibri"/>
                </w:rPr>
                <w:delText> </w:delText>
              </w:r>
              <w:r w:rsidRPr="000E3921" w:rsidDel="00665723">
                <w:rPr>
                  <w:rFonts w:ascii="Calibri" w:hAnsi="Calibri" w:cs="Calibri"/>
                </w:rPr>
                <w:fldChar w:fldCharType="end"/>
              </w:r>
            </w:del>
          </w:p>
        </w:tc>
      </w:tr>
      <w:tr w:rsidR="00087CEB" w:rsidRPr="00930F63" w:rsidDel="00665723" w14:paraId="4A8F60FE" w14:textId="57F6C6B5" w:rsidTr="003D331D">
        <w:trPr>
          <w:jc w:val="center"/>
          <w:del w:id="83" w:author="OLIVEIRA Nathalia" w:date="2024-10-14T19:09:00Z"/>
        </w:trPr>
        <w:tc>
          <w:tcPr>
            <w:tcW w:w="9010" w:type="dxa"/>
          </w:tcPr>
          <w:p w14:paraId="4BBDC730" w14:textId="5F6C4743" w:rsidR="00087CEB" w:rsidRPr="00742CEB" w:rsidDel="00665723" w:rsidRDefault="00087CEB" w:rsidP="003D331D">
            <w:pPr>
              <w:spacing w:line="360" w:lineRule="auto"/>
              <w:jc w:val="both"/>
              <w:rPr>
                <w:del w:id="84" w:author="OLIVEIRA Nathalia" w:date="2024-10-14T19:09:00Z"/>
                <w:rFonts w:ascii="Calibri" w:hAnsi="Calibri" w:cs="Calibri"/>
                <w:lang w:val="pt-BR"/>
                <w:rPrChange w:id="85" w:author="OLIVEIRA Nathalia" w:date="2025-09-19T15:01:00Z" w16du:dateUtc="2025-09-19T18:01:00Z">
                  <w:rPr>
                    <w:del w:id="86" w:author="OLIVEIRA Nathalia" w:date="2024-10-14T19:09:00Z"/>
                    <w:rFonts w:ascii="Calibri" w:hAnsi="Calibri" w:cs="Calibri"/>
                  </w:rPr>
                </w:rPrChange>
              </w:rPr>
            </w:pPr>
            <w:del w:id="87" w:author="OLIVEIRA Nathalia" w:date="2024-10-14T19:09:00Z">
              <w:r w:rsidRPr="000E3921" w:rsidDel="00665723">
                <w:rPr>
                  <w:rFonts w:ascii="Calibri" w:hAnsi="Calibri" w:cs="Calibri"/>
                </w:rPr>
                <w:fldChar w:fldCharType="begin">
                  <w:ffData>
                    <w:name w:val=""/>
                    <w:enabled/>
                    <w:calcOnExit w:val="0"/>
                    <w:textInput/>
                  </w:ffData>
                </w:fldChar>
              </w:r>
              <w:r w:rsidRPr="00742CEB" w:rsidDel="00665723">
                <w:rPr>
                  <w:rFonts w:ascii="Calibri" w:hAnsi="Calibri" w:cs="Calibri"/>
                  <w:lang w:val="pt-BR"/>
                  <w:rPrChange w:id="88" w:author="OLIVEIRA Nathalia" w:date="2025-09-19T15:01:00Z" w16du:dateUtc="2025-09-19T18:01:00Z">
                    <w:rPr>
                      <w:rFonts w:ascii="Calibri" w:hAnsi="Calibri" w:cs="Calibri"/>
                    </w:rPr>
                  </w:rPrChange>
                </w:rPr>
                <w:delInstrText xml:space="preserve"> FORMTEXT </w:delInstrText>
              </w:r>
              <w:r w:rsidRPr="000E3921" w:rsidDel="00665723">
                <w:rPr>
                  <w:rFonts w:ascii="Calibri" w:hAnsi="Calibri" w:cs="Calibri"/>
                </w:rPr>
              </w:r>
              <w:r w:rsidRPr="000E3921" w:rsidDel="00665723">
                <w:rPr>
                  <w:rFonts w:ascii="Calibri" w:hAnsi="Calibri" w:cs="Calibri"/>
                </w:rPr>
                <w:fldChar w:fldCharType="separate"/>
              </w:r>
              <w:r w:rsidRPr="000E3921" w:rsidDel="00665723">
                <w:rPr>
                  <w:rFonts w:ascii="Calibri" w:hAnsi="Calibri" w:cs="Calibri"/>
                </w:rPr>
                <w:delText> </w:delText>
              </w:r>
              <w:r w:rsidRPr="000E3921" w:rsidDel="00665723">
                <w:rPr>
                  <w:rFonts w:ascii="Calibri" w:hAnsi="Calibri" w:cs="Calibri"/>
                </w:rPr>
                <w:delText> </w:delText>
              </w:r>
              <w:r w:rsidRPr="000E3921" w:rsidDel="00665723">
                <w:rPr>
                  <w:rFonts w:ascii="Calibri" w:hAnsi="Calibri" w:cs="Calibri"/>
                </w:rPr>
                <w:delText> </w:delText>
              </w:r>
              <w:r w:rsidRPr="000E3921" w:rsidDel="00665723">
                <w:rPr>
                  <w:rFonts w:ascii="Calibri" w:hAnsi="Calibri" w:cs="Calibri"/>
                </w:rPr>
                <w:delText> </w:delText>
              </w:r>
              <w:r w:rsidRPr="000E3921" w:rsidDel="00665723">
                <w:rPr>
                  <w:rFonts w:ascii="Calibri" w:hAnsi="Calibri" w:cs="Calibri"/>
                </w:rPr>
                <w:delText> </w:delText>
              </w:r>
              <w:r w:rsidRPr="000E3921" w:rsidDel="00665723">
                <w:rPr>
                  <w:rFonts w:ascii="Calibri" w:hAnsi="Calibri" w:cs="Calibri"/>
                </w:rPr>
                <w:fldChar w:fldCharType="end"/>
              </w:r>
            </w:del>
          </w:p>
        </w:tc>
      </w:tr>
      <w:tr w:rsidR="0025768E" w:rsidRPr="00930F63" w:rsidDel="00665723" w14:paraId="04B65240" w14:textId="3937B2BB" w:rsidTr="003D331D">
        <w:trPr>
          <w:jc w:val="center"/>
          <w:del w:id="89" w:author="OLIVEIRA Nathalia" w:date="2024-10-14T19:09:00Z"/>
        </w:trPr>
        <w:tc>
          <w:tcPr>
            <w:tcW w:w="9010" w:type="dxa"/>
          </w:tcPr>
          <w:p w14:paraId="3B108B21" w14:textId="18741AE0" w:rsidR="0025768E" w:rsidRPr="00742CEB" w:rsidDel="00665723" w:rsidRDefault="0025768E" w:rsidP="0025768E">
            <w:pPr>
              <w:spacing w:line="360" w:lineRule="auto"/>
              <w:jc w:val="both"/>
              <w:rPr>
                <w:del w:id="90" w:author="OLIVEIRA Nathalia" w:date="2024-10-14T19:09:00Z"/>
                <w:rFonts w:ascii="Calibri" w:hAnsi="Calibri" w:cs="Calibri"/>
                <w:lang w:val="pt-BR"/>
                <w:rPrChange w:id="91" w:author="OLIVEIRA Nathalia" w:date="2025-09-19T15:01:00Z" w16du:dateUtc="2025-09-19T18:01:00Z">
                  <w:rPr>
                    <w:del w:id="92" w:author="OLIVEIRA Nathalia" w:date="2024-10-14T19:09:00Z"/>
                    <w:rFonts w:ascii="Calibri" w:hAnsi="Calibri" w:cs="Calibri"/>
                  </w:rPr>
                </w:rPrChange>
              </w:rPr>
            </w:pPr>
            <w:del w:id="93" w:author="OLIVEIRA Nathalia" w:date="2024-10-14T19:09:00Z">
              <w:r w:rsidRPr="000A4F72" w:rsidDel="00665723">
                <w:rPr>
                  <w:rFonts w:ascii="Calibri" w:hAnsi="Calibri" w:cs="Calibri"/>
                </w:rPr>
                <w:fldChar w:fldCharType="begin">
                  <w:ffData>
                    <w:name w:val=""/>
                    <w:enabled/>
                    <w:calcOnExit w:val="0"/>
                    <w:textInput/>
                  </w:ffData>
                </w:fldChar>
              </w:r>
              <w:r w:rsidRPr="00742CEB" w:rsidDel="00665723">
                <w:rPr>
                  <w:rFonts w:ascii="Calibri" w:hAnsi="Calibri" w:cs="Calibri"/>
                  <w:lang w:val="pt-BR"/>
                  <w:rPrChange w:id="94" w:author="OLIVEIRA Nathalia" w:date="2025-09-19T15:01:00Z" w16du:dateUtc="2025-09-19T18:01:00Z">
                    <w:rPr>
                      <w:rFonts w:ascii="Calibri" w:hAnsi="Calibri" w:cs="Calibri"/>
                    </w:rPr>
                  </w:rPrChange>
                </w:rPr>
                <w:delInstrText xml:space="preserve"> FORMTEXT </w:delInstrText>
              </w:r>
              <w:r w:rsidRPr="000A4F72" w:rsidDel="00665723">
                <w:rPr>
                  <w:rFonts w:ascii="Calibri" w:hAnsi="Calibri" w:cs="Calibri"/>
                </w:rPr>
              </w:r>
              <w:r w:rsidRPr="000A4F72" w:rsidDel="00665723">
                <w:rPr>
                  <w:rFonts w:ascii="Calibri" w:hAnsi="Calibri" w:cs="Calibri"/>
                </w:rPr>
                <w:fldChar w:fldCharType="separate"/>
              </w:r>
              <w:r w:rsidRPr="000A4F72" w:rsidDel="00665723">
                <w:rPr>
                  <w:rFonts w:ascii="Calibri" w:hAnsi="Calibri" w:cs="Calibri"/>
                </w:rPr>
                <w:delText> </w:delText>
              </w:r>
              <w:r w:rsidRPr="000A4F72" w:rsidDel="00665723">
                <w:rPr>
                  <w:rFonts w:ascii="Calibri" w:hAnsi="Calibri" w:cs="Calibri"/>
                </w:rPr>
                <w:delText> </w:delText>
              </w:r>
              <w:r w:rsidRPr="000A4F72" w:rsidDel="00665723">
                <w:rPr>
                  <w:rFonts w:ascii="Calibri" w:hAnsi="Calibri" w:cs="Calibri"/>
                </w:rPr>
                <w:delText> </w:delText>
              </w:r>
              <w:r w:rsidRPr="000A4F72" w:rsidDel="00665723">
                <w:rPr>
                  <w:rFonts w:ascii="Calibri" w:hAnsi="Calibri" w:cs="Calibri"/>
                </w:rPr>
                <w:delText> </w:delText>
              </w:r>
              <w:r w:rsidRPr="000A4F72" w:rsidDel="00665723">
                <w:rPr>
                  <w:rFonts w:ascii="Calibri" w:hAnsi="Calibri" w:cs="Calibri"/>
                </w:rPr>
                <w:delText> </w:delText>
              </w:r>
              <w:r w:rsidRPr="000A4F72" w:rsidDel="00665723">
                <w:rPr>
                  <w:rFonts w:ascii="Calibri" w:hAnsi="Calibri" w:cs="Calibri"/>
                </w:rPr>
                <w:fldChar w:fldCharType="end"/>
              </w:r>
            </w:del>
          </w:p>
        </w:tc>
      </w:tr>
      <w:tr w:rsidR="0025768E" w:rsidRPr="00930F63" w:rsidDel="00665723" w14:paraId="3B7155D1" w14:textId="4CE505F9" w:rsidTr="003D331D">
        <w:trPr>
          <w:jc w:val="center"/>
          <w:del w:id="95" w:author="OLIVEIRA Nathalia" w:date="2024-10-14T19:09:00Z"/>
        </w:trPr>
        <w:tc>
          <w:tcPr>
            <w:tcW w:w="9010" w:type="dxa"/>
          </w:tcPr>
          <w:p w14:paraId="3B9AC481" w14:textId="77A69668" w:rsidR="0025768E" w:rsidRPr="00742CEB" w:rsidDel="00665723" w:rsidRDefault="0025768E" w:rsidP="0025768E">
            <w:pPr>
              <w:spacing w:line="360" w:lineRule="auto"/>
              <w:jc w:val="both"/>
              <w:rPr>
                <w:del w:id="96" w:author="OLIVEIRA Nathalia" w:date="2024-10-14T19:09:00Z"/>
                <w:rFonts w:ascii="Calibri" w:hAnsi="Calibri" w:cs="Calibri"/>
                <w:lang w:val="pt-BR"/>
                <w:rPrChange w:id="97" w:author="OLIVEIRA Nathalia" w:date="2025-09-19T15:01:00Z" w16du:dateUtc="2025-09-19T18:01:00Z">
                  <w:rPr>
                    <w:del w:id="98" w:author="OLIVEIRA Nathalia" w:date="2024-10-14T19:09:00Z"/>
                    <w:rFonts w:ascii="Calibri" w:hAnsi="Calibri" w:cs="Calibri"/>
                  </w:rPr>
                </w:rPrChange>
              </w:rPr>
            </w:pPr>
            <w:del w:id="99" w:author="OLIVEIRA Nathalia" w:date="2024-10-14T19:09:00Z">
              <w:r w:rsidRPr="000A4F72" w:rsidDel="00665723">
                <w:rPr>
                  <w:rFonts w:ascii="Calibri" w:hAnsi="Calibri" w:cs="Calibri"/>
                </w:rPr>
                <w:fldChar w:fldCharType="begin">
                  <w:ffData>
                    <w:name w:val=""/>
                    <w:enabled/>
                    <w:calcOnExit w:val="0"/>
                    <w:textInput/>
                  </w:ffData>
                </w:fldChar>
              </w:r>
              <w:r w:rsidRPr="00742CEB" w:rsidDel="00665723">
                <w:rPr>
                  <w:rFonts w:ascii="Calibri" w:hAnsi="Calibri" w:cs="Calibri"/>
                  <w:lang w:val="pt-BR"/>
                  <w:rPrChange w:id="100" w:author="OLIVEIRA Nathalia" w:date="2025-09-19T15:01:00Z" w16du:dateUtc="2025-09-19T18:01:00Z">
                    <w:rPr>
                      <w:rFonts w:ascii="Calibri" w:hAnsi="Calibri" w:cs="Calibri"/>
                    </w:rPr>
                  </w:rPrChange>
                </w:rPr>
                <w:delInstrText xml:space="preserve"> FORMTEXT </w:delInstrText>
              </w:r>
              <w:r w:rsidRPr="000A4F72" w:rsidDel="00665723">
                <w:rPr>
                  <w:rFonts w:ascii="Calibri" w:hAnsi="Calibri" w:cs="Calibri"/>
                </w:rPr>
              </w:r>
              <w:r w:rsidRPr="000A4F72" w:rsidDel="00665723">
                <w:rPr>
                  <w:rFonts w:ascii="Calibri" w:hAnsi="Calibri" w:cs="Calibri"/>
                </w:rPr>
                <w:fldChar w:fldCharType="separate"/>
              </w:r>
              <w:r w:rsidRPr="000A4F72" w:rsidDel="00665723">
                <w:rPr>
                  <w:rFonts w:ascii="Calibri" w:hAnsi="Calibri" w:cs="Calibri"/>
                </w:rPr>
                <w:delText> </w:delText>
              </w:r>
              <w:r w:rsidRPr="000A4F72" w:rsidDel="00665723">
                <w:rPr>
                  <w:rFonts w:ascii="Calibri" w:hAnsi="Calibri" w:cs="Calibri"/>
                </w:rPr>
                <w:delText> </w:delText>
              </w:r>
              <w:r w:rsidRPr="000A4F72" w:rsidDel="00665723">
                <w:rPr>
                  <w:rFonts w:ascii="Calibri" w:hAnsi="Calibri" w:cs="Calibri"/>
                </w:rPr>
                <w:delText> </w:delText>
              </w:r>
              <w:r w:rsidRPr="000A4F72" w:rsidDel="00665723">
                <w:rPr>
                  <w:rFonts w:ascii="Calibri" w:hAnsi="Calibri" w:cs="Calibri"/>
                </w:rPr>
                <w:delText> </w:delText>
              </w:r>
              <w:r w:rsidRPr="000A4F72" w:rsidDel="00665723">
                <w:rPr>
                  <w:rFonts w:ascii="Calibri" w:hAnsi="Calibri" w:cs="Calibri"/>
                </w:rPr>
                <w:delText> </w:delText>
              </w:r>
              <w:r w:rsidRPr="000A4F72" w:rsidDel="00665723">
                <w:rPr>
                  <w:rFonts w:ascii="Calibri" w:hAnsi="Calibri" w:cs="Calibri"/>
                </w:rPr>
                <w:fldChar w:fldCharType="end"/>
              </w:r>
            </w:del>
          </w:p>
        </w:tc>
      </w:tr>
    </w:tbl>
    <w:p w14:paraId="67C25AC9" w14:textId="77777777" w:rsidR="0042418A" w:rsidRPr="003B1169" w:rsidRDefault="0042418A" w:rsidP="000E3921">
      <w:pPr>
        <w:spacing w:line="360" w:lineRule="auto"/>
        <w:jc w:val="both"/>
        <w:rPr>
          <w:rFonts w:ascii="Calibri" w:eastAsia="Tahoma" w:hAnsi="Calibri" w:cs="Calibri"/>
          <w:lang w:val="pt-BR"/>
        </w:rPr>
      </w:pPr>
    </w:p>
    <w:p w14:paraId="13DC1C09" w14:textId="77777777" w:rsidR="000E3921" w:rsidRPr="000E3921" w:rsidRDefault="000E3921" w:rsidP="000E3921">
      <w:pPr>
        <w:pStyle w:val="PargrafodaLista"/>
        <w:numPr>
          <w:ilvl w:val="0"/>
          <w:numId w:val="1"/>
        </w:numPr>
        <w:spacing w:line="360" w:lineRule="auto"/>
        <w:ind w:left="0" w:firstLine="0"/>
        <w:jc w:val="both"/>
        <w:rPr>
          <w:rFonts w:ascii="Calibri" w:hAnsi="Calibri" w:cs="Calibri"/>
          <w:b/>
          <w:i/>
          <w:caps/>
        </w:rPr>
      </w:pPr>
      <w:r w:rsidRPr="000E3921">
        <w:rPr>
          <w:rFonts w:ascii="Calibri" w:hAnsi="Calibri" w:cs="Calibri"/>
          <w:b/>
          <w:i/>
          <w:caps/>
        </w:rPr>
        <w:t>Vigência</w:t>
      </w:r>
    </w:p>
    <w:p w14:paraId="7E2C37EB" w14:textId="17F02D63" w:rsidR="000E3921" w:rsidRDefault="000E3921" w:rsidP="000E3921">
      <w:pPr>
        <w:spacing w:line="360" w:lineRule="auto"/>
        <w:jc w:val="both"/>
        <w:rPr>
          <w:ins w:id="101" w:author="NEPOMUCENO Gabrielle" w:date="2026-01-14T18:37:00Z" w16du:dateUtc="2026-01-14T21:37:00Z"/>
          <w:rFonts w:ascii="Calibri" w:hAnsi="Calibri" w:cs="Calibri"/>
          <w:lang w:val="pt-BR"/>
        </w:rPr>
      </w:pPr>
      <w:r w:rsidRPr="000E3921">
        <w:rPr>
          <w:rFonts w:ascii="Calibri" w:eastAsia="Tahoma" w:hAnsi="Calibri" w:cs="Calibri"/>
          <w:bCs/>
          <w:lang w:val="pt-BR"/>
        </w:rPr>
        <w:t>2.1. Est</w:t>
      </w:r>
      <w:r w:rsidR="00DA1B24">
        <w:rPr>
          <w:rFonts w:ascii="Calibri" w:eastAsia="Tahoma" w:hAnsi="Calibri" w:cs="Calibri"/>
          <w:bCs/>
          <w:lang w:val="pt-BR"/>
        </w:rPr>
        <w:t xml:space="preserve">e termo </w:t>
      </w:r>
      <w:r w:rsidRPr="000E3921">
        <w:rPr>
          <w:rFonts w:ascii="Calibri" w:eastAsia="Tahoma" w:hAnsi="Calibri" w:cs="Calibri"/>
          <w:lang w:val="pt-BR"/>
        </w:rPr>
        <w:t>vigorará por um período de</w:t>
      </w:r>
      <w:ins w:id="102" w:author="NEPOMUCENO Gabrielle" w:date="2026-01-14T18:24:00Z" w16du:dateUtc="2026-01-14T21:24:00Z">
        <w:r w:rsidR="00930F63">
          <w:rPr>
            <w:rFonts w:ascii="Calibri" w:eastAsia="Tahoma" w:hAnsi="Calibri" w:cs="Calibri"/>
            <w:lang w:val="pt-BR"/>
          </w:rPr>
          <w:t xml:space="preserve"> 60 dias (sessenta dias)</w:t>
        </w:r>
      </w:ins>
      <w:del w:id="103" w:author="OLIVEIRA Nathalia" w:date="2025-09-19T15:03:00Z" w16du:dateUtc="2025-09-19T18:03:00Z">
        <w:r w:rsidRPr="000E3921" w:rsidDel="00FA4727">
          <w:rPr>
            <w:rFonts w:ascii="Calibri" w:eastAsia="Tahoma" w:hAnsi="Calibri" w:cs="Calibri"/>
            <w:lang w:val="pt-BR"/>
          </w:rPr>
          <w:delText xml:space="preserve"> </w:delText>
        </w:r>
      </w:del>
      <w:del w:id="104" w:author="OLIVEIRA Nathalia" w:date="2024-10-14T19:00:00Z">
        <w:r w:rsidRPr="000E3921" w:rsidDel="009D6730">
          <w:rPr>
            <w:rFonts w:ascii="Calibri" w:hAnsi="Calibri" w:cs="Calibri"/>
          </w:rPr>
          <w:fldChar w:fldCharType="begin">
            <w:ffData>
              <w:name w:val=""/>
              <w:enabled/>
              <w:calcOnExit w:val="0"/>
              <w:statusText w:type="text" w:val="Incluir data."/>
              <w:textInput/>
            </w:ffData>
          </w:fldChar>
        </w:r>
        <w:r w:rsidRPr="000E3921" w:rsidDel="009D6730">
          <w:rPr>
            <w:rFonts w:ascii="Calibri" w:hAnsi="Calibri" w:cs="Calibri"/>
            <w:lang w:val="pt-BR"/>
          </w:rPr>
          <w:delInstrText xml:space="preserve"> FORMTEXT </w:delInstrText>
        </w:r>
        <w:r w:rsidRPr="000E3921" w:rsidDel="009D6730">
          <w:rPr>
            <w:rFonts w:ascii="Calibri" w:hAnsi="Calibri" w:cs="Calibri"/>
          </w:rPr>
        </w:r>
        <w:r w:rsidRPr="000E3921" w:rsidDel="009D6730">
          <w:rPr>
            <w:rFonts w:ascii="Calibri" w:hAnsi="Calibri" w:cs="Calibri"/>
          </w:rPr>
          <w:fldChar w:fldCharType="separate"/>
        </w:r>
        <w:r w:rsidRPr="000E3921" w:rsidDel="009D6730">
          <w:rPr>
            <w:rFonts w:ascii="Calibri" w:hAnsi="Calibri" w:cs="Calibri"/>
            <w:noProof/>
          </w:rPr>
          <w:delText> </w:delText>
        </w:r>
        <w:r w:rsidR="00FF608F" w:rsidRPr="00FF608F" w:rsidDel="009D6730">
          <w:rPr>
            <w:rFonts w:ascii="Calibri" w:hAnsi="Calibri" w:cs="Calibri"/>
            <w:noProof/>
            <w:lang w:val="pt-BR"/>
          </w:rPr>
          <w:delText>xxx</w:delText>
        </w:r>
        <w:r w:rsidR="00FF608F" w:rsidDel="009D6730">
          <w:rPr>
            <w:rFonts w:ascii="Calibri" w:hAnsi="Calibri" w:cs="Calibri"/>
            <w:noProof/>
            <w:lang w:val="pt-BR"/>
          </w:rPr>
          <w:delText>xxx</w:delText>
        </w:r>
        <w:r w:rsidRPr="000E3921" w:rsidDel="009D6730">
          <w:rPr>
            <w:rFonts w:ascii="Calibri" w:hAnsi="Calibri" w:cs="Calibri"/>
          </w:rPr>
          <w:fldChar w:fldCharType="end"/>
        </w:r>
      </w:del>
      <w:del w:id="105" w:author="OLIVEIRA Nathalia" w:date="2025-09-19T15:03:00Z" w16du:dateUtc="2025-09-19T18:03:00Z">
        <w:r w:rsidDel="00FA4727">
          <w:rPr>
            <w:rFonts w:ascii="Calibri" w:hAnsi="Calibri" w:cs="Calibri"/>
            <w:lang w:val="pt-BR"/>
          </w:rPr>
          <w:delText>,</w:delText>
        </w:r>
      </w:del>
      <w:r>
        <w:rPr>
          <w:rFonts w:ascii="Calibri" w:hAnsi="Calibri" w:cs="Calibri"/>
          <w:lang w:val="pt-BR"/>
        </w:rPr>
        <w:t xml:space="preserve"> podendo ser denunciad</w:t>
      </w:r>
      <w:r w:rsidR="005930FC">
        <w:rPr>
          <w:rFonts w:ascii="Calibri" w:hAnsi="Calibri" w:cs="Calibri"/>
          <w:lang w:val="pt-BR"/>
        </w:rPr>
        <w:t>o</w:t>
      </w:r>
      <w:r>
        <w:rPr>
          <w:rFonts w:ascii="Calibri" w:hAnsi="Calibri" w:cs="Calibri"/>
          <w:lang w:val="pt-BR"/>
        </w:rPr>
        <w:t xml:space="preserve">, mediante aviso prévio de </w:t>
      </w:r>
      <w:ins w:id="106" w:author="NEPOMUCENO Gabrielle" w:date="2026-01-14T18:24:00Z" w16du:dateUtc="2026-01-14T21:24:00Z">
        <w:r w:rsidR="00930F63">
          <w:rPr>
            <w:rFonts w:ascii="Calibri" w:hAnsi="Calibri" w:cs="Calibri"/>
            <w:lang w:val="pt-BR"/>
          </w:rPr>
          <w:t>10 (dez)</w:t>
        </w:r>
      </w:ins>
      <w:ins w:id="107" w:author="OLIVEIRA Nathalia" w:date="2024-10-14T19:26:00Z">
        <w:r w:rsidR="00EF5054">
          <w:rPr>
            <w:rFonts w:ascii="Calibri" w:hAnsi="Calibri" w:cs="Calibri"/>
            <w:lang w:val="pt-BR"/>
          </w:rPr>
          <w:t xml:space="preserve"> </w:t>
        </w:r>
      </w:ins>
      <w:del w:id="108" w:author="OLIVEIRA Nathalia" w:date="2024-10-14T19:01:00Z">
        <w:r w:rsidR="006F01DD" w:rsidRPr="000E3921" w:rsidDel="009D6730">
          <w:rPr>
            <w:rFonts w:ascii="Calibri" w:hAnsi="Calibri" w:cs="Calibri"/>
          </w:rPr>
          <w:fldChar w:fldCharType="begin">
            <w:ffData>
              <w:name w:val=""/>
              <w:enabled/>
              <w:calcOnExit w:val="0"/>
              <w:textInput/>
            </w:ffData>
          </w:fldChar>
        </w:r>
        <w:r w:rsidR="006F01DD" w:rsidRPr="000E3921" w:rsidDel="009D6730">
          <w:rPr>
            <w:rFonts w:ascii="Calibri" w:hAnsi="Calibri" w:cs="Calibri"/>
            <w:lang w:val="pt-BR"/>
          </w:rPr>
          <w:delInstrText xml:space="preserve"> FORMTEXT </w:delInstrText>
        </w:r>
        <w:r w:rsidR="006F01DD" w:rsidRPr="000E3921" w:rsidDel="009D6730">
          <w:rPr>
            <w:rFonts w:ascii="Calibri" w:hAnsi="Calibri" w:cs="Calibri"/>
          </w:rPr>
        </w:r>
        <w:r w:rsidR="006F01DD" w:rsidRPr="000E3921" w:rsidDel="009D6730">
          <w:rPr>
            <w:rFonts w:ascii="Calibri" w:hAnsi="Calibri" w:cs="Calibri"/>
          </w:rPr>
          <w:fldChar w:fldCharType="separate"/>
        </w:r>
        <w:r w:rsidR="006F01DD" w:rsidRPr="000E3921" w:rsidDel="009D6730">
          <w:rPr>
            <w:rFonts w:ascii="Calibri" w:hAnsi="Calibri" w:cs="Calibri"/>
          </w:rPr>
          <w:delText> </w:delText>
        </w:r>
        <w:r w:rsidR="006F01DD" w:rsidRPr="000E3921" w:rsidDel="009D6730">
          <w:rPr>
            <w:rFonts w:ascii="Calibri" w:hAnsi="Calibri" w:cs="Calibri"/>
          </w:rPr>
          <w:delText> </w:delText>
        </w:r>
        <w:r w:rsidR="006F01DD" w:rsidRPr="000E3921" w:rsidDel="009D6730">
          <w:rPr>
            <w:rFonts w:ascii="Calibri" w:hAnsi="Calibri" w:cs="Calibri"/>
          </w:rPr>
          <w:delText> </w:delText>
        </w:r>
        <w:r w:rsidR="006F01DD" w:rsidRPr="000E3921" w:rsidDel="009D6730">
          <w:rPr>
            <w:rFonts w:ascii="Calibri" w:hAnsi="Calibri" w:cs="Calibri"/>
          </w:rPr>
          <w:delText> </w:delText>
        </w:r>
        <w:r w:rsidR="006F01DD" w:rsidRPr="000E3921" w:rsidDel="009D6730">
          <w:rPr>
            <w:rFonts w:ascii="Calibri" w:hAnsi="Calibri" w:cs="Calibri"/>
          </w:rPr>
          <w:delText> </w:delText>
        </w:r>
        <w:r w:rsidR="006F01DD" w:rsidRPr="000E3921" w:rsidDel="009D6730">
          <w:rPr>
            <w:rFonts w:ascii="Calibri" w:hAnsi="Calibri" w:cs="Calibri"/>
          </w:rPr>
          <w:fldChar w:fldCharType="end"/>
        </w:r>
        <w:r w:rsidR="006F01DD" w:rsidDel="009D6730">
          <w:rPr>
            <w:rFonts w:ascii="Calibri" w:hAnsi="Calibri" w:cs="Calibri"/>
            <w:lang w:val="pt-BR"/>
          </w:rPr>
          <w:delText xml:space="preserve"> </w:delText>
        </w:r>
        <w:r w:rsidDel="009D6730">
          <w:rPr>
            <w:rFonts w:ascii="Calibri" w:hAnsi="Calibri" w:cs="Calibri"/>
            <w:lang w:val="pt-BR"/>
          </w:rPr>
          <w:delText>(</w:delText>
        </w:r>
        <w:r w:rsidR="006F01DD" w:rsidRPr="000E3921" w:rsidDel="009D6730">
          <w:rPr>
            <w:rFonts w:ascii="Calibri" w:hAnsi="Calibri" w:cs="Calibri"/>
          </w:rPr>
          <w:fldChar w:fldCharType="begin">
            <w:ffData>
              <w:name w:val=""/>
              <w:enabled/>
              <w:calcOnExit w:val="0"/>
              <w:textInput/>
            </w:ffData>
          </w:fldChar>
        </w:r>
        <w:r w:rsidR="006F01DD" w:rsidRPr="000E3921" w:rsidDel="009D6730">
          <w:rPr>
            <w:rFonts w:ascii="Calibri" w:hAnsi="Calibri" w:cs="Calibri"/>
            <w:lang w:val="pt-BR"/>
          </w:rPr>
          <w:delInstrText xml:space="preserve"> FORMTEXT </w:delInstrText>
        </w:r>
        <w:r w:rsidR="006F01DD" w:rsidRPr="000E3921" w:rsidDel="009D6730">
          <w:rPr>
            <w:rFonts w:ascii="Calibri" w:hAnsi="Calibri" w:cs="Calibri"/>
          </w:rPr>
        </w:r>
        <w:r w:rsidR="006F01DD" w:rsidRPr="000E3921" w:rsidDel="009D6730">
          <w:rPr>
            <w:rFonts w:ascii="Calibri" w:hAnsi="Calibri" w:cs="Calibri"/>
          </w:rPr>
          <w:fldChar w:fldCharType="separate"/>
        </w:r>
        <w:r w:rsidR="006F01DD" w:rsidRPr="000E3921" w:rsidDel="009D6730">
          <w:rPr>
            <w:rFonts w:ascii="Calibri" w:hAnsi="Calibri" w:cs="Calibri"/>
          </w:rPr>
          <w:delText> </w:delText>
        </w:r>
        <w:r w:rsidR="006F01DD" w:rsidRPr="000E3921" w:rsidDel="009D6730">
          <w:rPr>
            <w:rFonts w:ascii="Calibri" w:hAnsi="Calibri" w:cs="Calibri"/>
          </w:rPr>
          <w:delText> </w:delText>
        </w:r>
        <w:r w:rsidR="006F01DD" w:rsidRPr="000E3921" w:rsidDel="009D6730">
          <w:rPr>
            <w:rFonts w:ascii="Calibri" w:hAnsi="Calibri" w:cs="Calibri"/>
          </w:rPr>
          <w:delText> </w:delText>
        </w:r>
        <w:r w:rsidR="006F01DD" w:rsidRPr="000E3921" w:rsidDel="009D6730">
          <w:rPr>
            <w:rFonts w:ascii="Calibri" w:hAnsi="Calibri" w:cs="Calibri"/>
          </w:rPr>
          <w:delText> </w:delText>
        </w:r>
        <w:r w:rsidR="006F01DD" w:rsidRPr="000E3921" w:rsidDel="009D6730">
          <w:rPr>
            <w:rFonts w:ascii="Calibri" w:hAnsi="Calibri" w:cs="Calibri"/>
          </w:rPr>
          <w:delText> </w:delText>
        </w:r>
        <w:r w:rsidR="006F01DD" w:rsidRPr="000E3921" w:rsidDel="009D6730">
          <w:rPr>
            <w:rFonts w:ascii="Calibri" w:hAnsi="Calibri" w:cs="Calibri"/>
          </w:rPr>
          <w:fldChar w:fldCharType="end"/>
        </w:r>
        <w:r w:rsidDel="009D6730">
          <w:rPr>
            <w:rFonts w:ascii="Calibri" w:hAnsi="Calibri" w:cs="Calibri"/>
            <w:lang w:val="pt-BR"/>
          </w:rPr>
          <w:delText xml:space="preserve">) </w:delText>
        </w:r>
      </w:del>
      <w:r>
        <w:rPr>
          <w:rFonts w:ascii="Calibri" w:hAnsi="Calibri" w:cs="Calibri"/>
          <w:lang w:val="pt-BR"/>
        </w:rPr>
        <w:t>dias</w:t>
      </w:r>
      <w:r w:rsidRPr="000E3921">
        <w:rPr>
          <w:rFonts w:ascii="Calibri" w:hAnsi="Calibri" w:cs="Calibri"/>
          <w:lang w:val="pt-BR"/>
        </w:rPr>
        <w:t>.</w:t>
      </w:r>
    </w:p>
    <w:p w14:paraId="451C2966" w14:textId="77777777" w:rsidR="004B74A8" w:rsidRDefault="004B74A8" w:rsidP="000E3921">
      <w:pPr>
        <w:spacing w:line="360" w:lineRule="auto"/>
        <w:jc w:val="both"/>
        <w:rPr>
          <w:rFonts w:ascii="Calibri" w:hAnsi="Calibri" w:cs="Calibri"/>
          <w:lang w:val="pt-BR"/>
        </w:rPr>
      </w:pPr>
    </w:p>
    <w:p w14:paraId="016A2A7C" w14:textId="73870381" w:rsidR="000E3921" w:rsidRPr="000E3921" w:rsidRDefault="000E3921" w:rsidP="000E3921">
      <w:pPr>
        <w:spacing w:line="360" w:lineRule="auto"/>
        <w:jc w:val="both"/>
        <w:rPr>
          <w:rFonts w:ascii="Calibri" w:eastAsia="Tahoma" w:hAnsi="Calibri" w:cs="Calibri"/>
          <w:lang w:val="pt-BR"/>
        </w:rPr>
      </w:pPr>
      <w:r w:rsidRPr="000E3921">
        <w:rPr>
          <w:rFonts w:ascii="Calibri" w:eastAsia="Tahoma" w:hAnsi="Calibri" w:cs="Calibri"/>
          <w:bCs/>
          <w:lang w:val="pt-BR"/>
        </w:rPr>
        <w:t xml:space="preserve">2.2. </w:t>
      </w:r>
      <w:r w:rsidRPr="000E3921">
        <w:rPr>
          <w:rFonts w:ascii="Calibri" w:eastAsia="Tahoma" w:hAnsi="Calibri" w:cs="Calibri"/>
          <w:lang w:val="pt-BR"/>
        </w:rPr>
        <w:t xml:space="preserve">Caso haja </w:t>
      </w:r>
      <w:del w:id="109" w:author="NEPOMUCENO Gabrielle" w:date="2026-01-14T18:40:00Z" w16du:dateUtc="2026-01-14T21:40:00Z">
        <w:r w:rsidRPr="000E3921" w:rsidDel="00EF70A1">
          <w:rPr>
            <w:rFonts w:ascii="Calibri" w:eastAsia="Tahoma" w:hAnsi="Calibri" w:cs="Calibri"/>
            <w:lang w:val="pt-BR"/>
          </w:rPr>
          <w:delText>interesse na contratação dos serviços</w:delText>
        </w:r>
      </w:del>
      <w:ins w:id="110" w:author="NEPOMUCENO Gabrielle" w:date="2026-01-14T18:41:00Z" w16du:dateUtc="2026-01-14T21:41:00Z">
        <w:r w:rsidR="00EF70A1">
          <w:rPr>
            <w:rFonts w:ascii="Calibri" w:eastAsia="Tahoma" w:hAnsi="Calibri" w:cs="Calibri"/>
            <w:lang w:val="pt-BR"/>
          </w:rPr>
          <w:t>sucesso no piloto, definido</w:t>
        </w:r>
      </w:ins>
      <w:ins w:id="111" w:author="NEPOMUCENO Gabrielle" w:date="2026-01-14T18:42:00Z" w16du:dateUtc="2026-01-14T21:42:00Z">
        <w:r w:rsidR="00EF70A1">
          <w:rPr>
            <w:rFonts w:ascii="Calibri" w:eastAsia="Tahoma" w:hAnsi="Calibri" w:cs="Calibri"/>
            <w:lang w:val="pt-BR"/>
          </w:rPr>
          <w:t xml:space="preserve"> como atingimento de 10% de clientes </w:t>
        </w:r>
      </w:ins>
      <w:ins w:id="112" w:author="NEPOMUCENO Gabrielle" w:date="2026-01-14T18:45:00Z" w16du:dateUtc="2026-01-14T21:45:00Z">
        <w:r w:rsidR="00EF70A1">
          <w:rPr>
            <w:rFonts w:ascii="Calibri" w:eastAsia="Tahoma" w:hAnsi="Calibri" w:cs="Calibri"/>
            <w:lang w:val="pt-BR"/>
          </w:rPr>
          <w:t>conduzidos</w:t>
        </w:r>
      </w:ins>
      <w:ins w:id="113" w:author="NEPOMUCENO Gabrielle" w:date="2026-01-14T18:44:00Z" w16du:dateUtc="2026-01-14T21:44:00Z">
        <w:r w:rsidR="00EF70A1">
          <w:rPr>
            <w:rFonts w:ascii="Calibri" w:eastAsia="Tahoma" w:hAnsi="Calibri" w:cs="Calibri"/>
            <w:lang w:val="pt-BR"/>
          </w:rPr>
          <w:t xml:space="preserve"> ao</w:t>
        </w:r>
      </w:ins>
      <w:ins w:id="114" w:author="NEPOMUCENO Gabrielle" w:date="2026-01-14T18:43:00Z" w16du:dateUtc="2026-01-14T21:43:00Z">
        <w:r w:rsidR="00EF70A1" w:rsidRPr="00EF70A1">
          <w:rPr>
            <w:rFonts w:ascii="Calibri" w:eastAsia="Tahoma" w:hAnsi="Calibri" w:cs="Calibri"/>
            <w:lang w:val="pt-BR"/>
          </w:rPr>
          <w:t xml:space="preserve"> link</w:t>
        </w:r>
      </w:ins>
      <w:ins w:id="115" w:author="NEPOMUCENO Gabrielle" w:date="2026-01-14T18:45:00Z" w16du:dateUtc="2026-01-14T21:45:00Z">
        <w:r w:rsidR="00EF70A1">
          <w:rPr>
            <w:rFonts w:ascii="Calibri" w:eastAsia="Tahoma" w:hAnsi="Calibri" w:cs="Calibri"/>
            <w:lang w:val="pt-BR"/>
          </w:rPr>
          <w:t xml:space="preserve"> disponibilizado para </w:t>
        </w:r>
      </w:ins>
      <w:ins w:id="116" w:author="NEPOMUCENO Gabrielle" w:date="2026-01-14T18:46:00Z" w16du:dateUtc="2026-01-14T21:46:00Z">
        <w:r w:rsidR="00EF70A1">
          <w:rPr>
            <w:rFonts w:ascii="Calibri" w:eastAsia="Tahoma" w:hAnsi="Calibri" w:cs="Calibri"/>
            <w:lang w:val="pt-BR"/>
          </w:rPr>
          <w:t>contratação do produto que será vendido por este canal</w:t>
        </w:r>
      </w:ins>
      <w:ins w:id="117" w:author="NEPOMUCENO Gabrielle" w:date="2026-01-14T18:43:00Z" w16du:dateUtc="2026-01-14T21:43:00Z">
        <w:r w:rsidR="00EF70A1" w:rsidRPr="00EF70A1">
          <w:rPr>
            <w:rFonts w:ascii="Calibri" w:eastAsia="Tahoma" w:hAnsi="Calibri" w:cs="Calibri"/>
            <w:lang w:val="pt-BR"/>
          </w:rPr>
          <w:t xml:space="preserve">, </w:t>
        </w:r>
      </w:ins>
      <w:del w:id="118" w:author="NEPOMUCENO Gabrielle" w:date="2026-01-14T18:46:00Z" w16du:dateUtc="2026-01-14T21:46:00Z">
        <w:r w:rsidRPr="000E3921" w:rsidDel="00EF70A1">
          <w:rPr>
            <w:rFonts w:ascii="Calibri" w:eastAsia="Tahoma" w:hAnsi="Calibri" w:cs="Calibri"/>
            <w:lang w:val="pt-BR"/>
          </w:rPr>
          <w:delText xml:space="preserve">, </w:delText>
        </w:r>
      </w:del>
      <w:r w:rsidRPr="000E3921">
        <w:rPr>
          <w:rFonts w:ascii="Calibri" w:eastAsia="Tahoma" w:hAnsi="Calibri" w:cs="Calibri"/>
          <w:lang w:val="pt-BR"/>
        </w:rPr>
        <w:t xml:space="preserve">deverá ser firmado o contrato definitivo que definirá todas as condições de prestação de serviço, remuneração dentre outras avenças, ficando certo desde já, que este documento só permanecerá vigente durante a fase de testes, conforme definido no item 2.1 </w:t>
      </w:r>
      <w:r>
        <w:rPr>
          <w:rFonts w:ascii="Calibri" w:eastAsia="Tahoma" w:hAnsi="Calibri" w:cs="Calibri"/>
          <w:lang w:val="pt-BR"/>
        </w:rPr>
        <w:t xml:space="preserve">acima. </w:t>
      </w:r>
    </w:p>
    <w:p w14:paraId="1F5A4056" w14:textId="77777777" w:rsidR="0042418A" w:rsidRPr="000E3921" w:rsidRDefault="0042418A" w:rsidP="000E3921">
      <w:pPr>
        <w:spacing w:line="360" w:lineRule="auto"/>
        <w:jc w:val="both"/>
        <w:rPr>
          <w:rFonts w:ascii="Calibri" w:eastAsia="Tahoma" w:hAnsi="Calibri" w:cs="Calibri"/>
          <w:lang w:val="pt-BR"/>
        </w:rPr>
      </w:pPr>
    </w:p>
    <w:p w14:paraId="1F69FE6D" w14:textId="77777777" w:rsidR="000E3921" w:rsidRPr="000E3921" w:rsidRDefault="000E3921" w:rsidP="000E3921">
      <w:pPr>
        <w:pStyle w:val="PargrafodaLista"/>
        <w:numPr>
          <w:ilvl w:val="0"/>
          <w:numId w:val="1"/>
        </w:numPr>
        <w:spacing w:line="360" w:lineRule="auto"/>
        <w:ind w:left="0" w:firstLine="0"/>
        <w:jc w:val="both"/>
        <w:rPr>
          <w:rFonts w:ascii="Calibri" w:hAnsi="Calibri" w:cs="Calibri"/>
          <w:b/>
          <w:i/>
          <w:caps/>
        </w:rPr>
      </w:pPr>
      <w:r w:rsidRPr="000E3921">
        <w:rPr>
          <w:rFonts w:ascii="Calibri" w:hAnsi="Calibri" w:cs="Calibri"/>
          <w:b/>
          <w:i/>
          <w:caps/>
        </w:rPr>
        <w:t>Valores</w:t>
      </w:r>
    </w:p>
    <w:p w14:paraId="2AAB6E2C" w14:textId="0684574D" w:rsidR="003B1169" w:rsidRPr="003B1169" w:rsidRDefault="000E3921" w:rsidP="003B1169">
      <w:pPr>
        <w:spacing w:line="360" w:lineRule="auto"/>
        <w:jc w:val="both"/>
        <w:rPr>
          <w:rFonts w:ascii="Calibri" w:eastAsia="Tahoma" w:hAnsi="Calibri" w:cs="Calibri"/>
          <w:bCs/>
          <w:lang w:val="pt-BR"/>
        </w:rPr>
      </w:pPr>
      <w:r w:rsidRPr="000E3921">
        <w:rPr>
          <w:rFonts w:ascii="Calibri" w:eastAsia="Tahoma" w:hAnsi="Calibri" w:cs="Calibri"/>
          <w:bCs/>
          <w:lang w:val="pt-BR"/>
        </w:rPr>
        <w:lastRenderedPageBreak/>
        <w:t>3.1. Diante do objeto dest</w:t>
      </w:r>
      <w:r w:rsidR="002E3F6B">
        <w:rPr>
          <w:rFonts w:ascii="Calibri" w:eastAsia="Tahoma" w:hAnsi="Calibri" w:cs="Calibri"/>
          <w:bCs/>
          <w:lang w:val="pt-BR"/>
        </w:rPr>
        <w:t>e</w:t>
      </w:r>
      <w:r w:rsidRPr="000E3921">
        <w:rPr>
          <w:rFonts w:ascii="Calibri" w:eastAsia="Tahoma" w:hAnsi="Calibri" w:cs="Calibri"/>
          <w:bCs/>
          <w:lang w:val="pt-BR"/>
        </w:rPr>
        <w:t xml:space="preserve"> </w:t>
      </w:r>
      <w:r w:rsidR="004901C7">
        <w:rPr>
          <w:rFonts w:ascii="Calibri" w:eastAsia="Tahoma" w:hAnsi="Calibri" w:cs="Calibri"/>
          <w:b/>
          <w:lang w:val="pt-BR"/>
        </w:rPr>
        <w:t>TERMO PILOTO</w:t>
      </w:r>
      <w:r w:rsidRPr="000E3921">
        <w:rPr>
          <w:rFonts w:ascii="Calibri" w:eastAsia="Tahoma" w:hAnsi="Calibri" w:cs="Calibri"/>
          <w:bCs/>
          <w:lang w:val="pt-BR"/>
        </w:rPr>
        <w:t xml:space="preserve">, os serviços ofertados e descritos neste Instrumento </w:t>
      </w:r>
      <w:r w:rsidR="00F233AF">
        <w:rPr>
          <w:rFonts w:ascii="Calibri" w:eastAsia="Tahoma" w:hAnsi="Calibri" w:cs="Calibri"/>
          <w:bCs/>
          <w:lang w:val="pt-BR"/>
        </w:rPr>
        <w:t>poder</w:t>
      </w:r>
      <w:r w:rsidR="002E3F6B">
        <w:rPr>
          <w:rFonts w:ascii="Calibri" w:eastAsia="Tahoma" w:hAnsi="Calibri" w:cs="Calibri"/>
          <w:bCs/>
          <w:lang w:val="pt-BR"/>
        </w:rPr>
        <w:t>ão</w:t>
      </w:r>
      <w:r w:rsidR="00F233AF">
        <w:rPr>
          <w:rFonts w:ascii="Calibri" w:eastAsia="Tahoma" w:hAnsi="Calibri" w:cs="Calibri"/>
          <w:bCs/>
          <w:lang w:val="pt-BR"/>
        </w:rPr>
        <w:t xml:space="preserve"> ser realizad</w:t>
      </w:r>
      <w:r w:rsidR="0001588F">
        <w:rPr>
          <w:rFonts w:ascii="Calibri" w:eastAsia="Tahoma" w:hAnsi="Calibri" w:cs="Calibri"/>
          <w:bCs/>
          <w:lang w:val="pt-BR"/>
        </w:rPr>
        <w:t>o</w:t>
      </w:r>
      <w:r w:rsidR="00CE73E9">
        <w:rPr>
          <w:rFonts w:ascii="Calibri" w:eastAsia="Tahoma" w:hAnsi="Calibri" w:cs="Calibri"/>
          <w:bCs/>
          <w:lang w:val="pt-BR"/>
        </w:rPr>
        <w:t>s</w:t>
      </w:r>
      <w:r w:rsidR="00F233AF">
        <w:rPr>
          <w:rFonts w:ascii="Calibri" w:eastAsia="Tahoma" w:hAnsi="Calibri" w:cs="Calibri"/>
          <w:bCs/>
          <w:lang w:val="pt-BR"/>
        </w:rPr>
        <w:t xml:space="preserve"> a título gratuito ou</w:t>
      </w:r>
      <w:r w:rsidR="00BD7F2F">
        <w:rPr>
          <w:rFonts w:ascii="Calibri" w:eastAsia="Tahoma" w:hAnsi="Calibri" w:cs="Calibri"/>
          <w:bCs/>
          <w:lang w:val="pt-BR"/>
        </w:rPr>
        <w:t xml:space="preserve"> mediante </w:t>
      </w:r>
      <w:r w:rsidR="006E1B64">
        <w:rPr>
          <w:rFonts w:ascii="Calibri" w:eastAsia="Tahoma" w:hAnsi="Calibri" w:cs="Calibri"/>
          <w:bCs/>
          <w:lang w:val="pt-BR"/>
        </w:rPr>
        <w:t xml:space="preserve">a </w:t>
      </w:r>
      <w:r w:rsidR="0025768E">
        <w:rPr>
          <w:rFonts w:ascii="Calibri" w:eastAsia="Tahoma" w:hAnsi="Calibri" w:cs="Calibri"/>
          <w:bCs/>
          <w:lang w:val="pt-BR"/>
        </w:rPr>
        <w:t>uma remuneração</w:t>
      </w:r>
      <w:r w:rsidR="003B1169">
        <w:rPr>
          <w:rFonts w:ascii="Calibri" w:eastAsia="Tahoma" w:hAnsi="Calibri" w:cs="Calibri"/>
          <w:bCs/>
          <w:lang w:val="pt-BR"/>
        </w:rPr>
        <w:t xml:space="preserve">. </w:t>
      </w:r>
      <w:r w:rsidR="003B1169" w:rsidRPr="00A3475F">
        <w:rPr>
          <w:rFonts w:ascii="Calibri" w:eastAsia="Tahoma" w:hAnsi="Calibri" w:cs="Calibri"/>
          <w:bCs/>
          <w:lang w:val="pt-BR"/>
        </w:rPr>
        <w:t>Caso haja remuneração, esta será definida conforme o Anexo I.</w:t>
      </w:r>
    </w:p>
    <w:p w14:paraId="4D393EAD" w14:textId="77777777" w:rsidR="000E3921" w:rsidRPr="000E3921" w:rsidRDefault="000E3921" w:rsidP="000E3921">
      <w:pPr>
        <w:spacing w:line="360" w:lineRule="auto"/>
        <w:jc w:val="both"/>
        <w:rPr>
          <w:rFonts w:ascii="Calibri" w:eastAsia="Tahoma" w:hAnsi="Calibri" w:cs="Calibri"/>
          <w:bCs/>
          <w:lang w:val="pt-BR"/>
        </w:rPr>
      </w:pPr>
    </w:p>
    <w:p w14:paraId="28265142" w14:textId="77777777" w:rsidR="000E3921" w:rsidRPr="000E3921" w:rsidRDefault="000E3921" w:rsidP="000E3921">
      <w:pPr>
        <w:pStyle w:val="PargrafodaLista"/>
        <w:numPr>
          <w:ilvl w:val="0"/>
          <w:numId w:val="1"/>
        </w:numPr>
        <w:spacing w:line="360" w:lineRule="auto"/>
        <w:ind w:left="0" w:firstLine="0"/>
        <w:jc w:val="both"/>
        <w:rPr>
          <w:rFonts w:ascii="Calibri" w:hAnsi="Calibri" w:cs="Calibri"/>
          <w:b/>
          <w:i/>
          <w:caps/>
        </w:rPr>
      </w:pPr>
      <w:bookmarkStart w:id="119" w:name="_Ref_a202326"/>
      <w:bookmarkStart w:id="120" w:name="_Ref_a956654"/>
      <w:bookmarkStart w:id="121" w:name="_Ref_a462723"/>
      <w:bookmarkStart w:id="122" w:name="_Ref_a678940"/>
      <w:bookmarkStart w:id="123" w:name="_Toc51000236"/>
      <w:bookmarkStart w:id="124" w:name="_Toc51054952"/>
      <w:bookmarkStart w:id="125" w:name="_Toc51580778"/>
      <w:bookmarkStart w:id="126" w:name="_Toc51677055"/>
      <w:bookmarkStart w:id="127" w:name="_Toc51918730"/>
      <w:bookmarkStart w:id="128" w:name="_Toc52186334"/>
      <w:bookmarkStart w:id="129" w:name="_Toc52380046"/>
      <w:bookmarkStart w:id="130" w:name="_Toc52380952"/>
      <w:bookmarkStart w:id="131" w:name="_Toc53388270"/>
      <w:bookmarkStart w:id="132" w:name="_Ref_a561446"/>
      <w:bookmarkStart w:id="133" w:name="_Toc49788348"/>
      <w:bookmarkStart w:id="134" w:name="_Ref50992878"/>
      <w:bookmarkStart w:id="135" w:name="_Ref50992987"/>
      <w:bookmarkStart w:id="136" w:name="_Ref51072057"/>
      <w:bookmarkStart w:id="137" w:name="_Ref51765310"/>
      <w:bookmarkStart w:id="138" w:name="_Toc82103082"/>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r w:rsidRPr="000E3921">
        <w:rPr>
          <w:rFonts w:ascii="Calibri" w:hAnsi="Calibri" w:cs="Calibri"/>
          <w:b/>
          <w:i/>
          <w:caps/>
        </w:rPr>
        <w:t>C</w:t>
      </w:r>
      <w:bookmarkStart w:id="139" w:name="_Ref_a913929"/>
      <w:bookmarkStart w:id="140" w:name="_Toc51000238"/>
      <w:bookmarkStart w:id="141" w:name="_Toc51054954"/>
      <w:bookmarkStart w:id="142" w:name="_Toc51580780"/>
      <w:bookmarkStart w:id="143" w:name="_Toc51677057"/>
      <w:bookmarkStart w:id="144" w:name="_Toc51918732"/>
      <w:bookmarkStart w:id="145" w:name="_Toc52186336"/>
      <w:bookmarkStart w:id="146" w:name="_Toc52380048"/>
      <w:bookmarkStart w:id="147" w:name="_Toc52380954"/>
      <w:bookmarkStart w:id="148" w:name="_Toc53388272"/>
      <w:bookmarkStart w:id="149" w:name="_Toc53394854"/>
      <w:bookmarkStart w:id="150" w:name="_Toc49788349"/>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r w:rsidRPr="000E3921">
        <w:rPr>
          <w:rFonts w:ascii="Calibri" w:hAnsi="Calibri" w:cs="Calibri"/>
          <w:b/>
          <w:i/>
          <w:caps/>
        </w:rPr>
        <w:t>onfidencialidade</w:t>
      </w:r>
    </w:p>
    <w:p w14:paraId="610825B8" w14:textId="1C57D089" w:rsidR="000E3921" w:rsidRPr="000E3921" w:rsidRDefault="000E3921" w:rsidP="000E3921">
      <w:pPr>
        <w:pStyle w:val="BodyText1"/>
        <w:numPr>
          <w:ilvl w:val="1"/>
          <w:numId w:val="3"/>
        </w:numPr>
        <w:spacing w:after="0" w:line="360" w:lineRule="auto"/>
        <w:ind w:left="0" w:firstLine="0"/>
        <w:rPr>
          <w:rFonts w:ascii="Calibri" w:hAnsi="Calibri" w:cs="Calibri"/>
          <w:sz w:val="22"/>
          <w:szCs w:val="22"/>
          <w:lang w:val="pt-BR"/>
        </w:rPr>
      </w:pPr>
      <w:r w:rsidRPr="000E3921">
        <w:rPr>
          <w:rFonts w:ascii="Calibri" w:eastAsia="Tahoma" w:hAnsi="Calibri" w:cs="Calibri"/>
          <w:bCs/>
          <w:sz w:val="22"/>
          <w:szCs w:val="22"/>
          <w:lang w:val="pt-BR" w:eastAsia="pt-BR"/>
        </w:rPr>
        <w:t xml:space="preserve">As </w:t>
      </w:r>
      <w:r w:rsidRPr="000E3921">
        <w:rPr>
          <w:rFonts w:ascii="Calibri" w:eastAsia="Tahoma" w:hAnsi="Calibri" w:cs="Calibri"/>
          <w:b/>
          <w:sz w:val="22"/>
          <w:szCs w:val="22"/>
          <w:lang w:val="pt-BR" w:eastAsia="pt-BR"/>
        </w:rPr>
        <w:t>Partes</w:t>
      </w:r>
      <w:r w:rsidRPr="000E3921">
        <w:rPr>
          <w:rFonts w:ascii="Calibri" w:eastAsia="Tahoma" w:hAnsi="Calibri" w:cs="Calibri"/>
          <w:bCs/>
          <w:sz w:val="22"/>
          <w:szCs w:val="22"/>
          <w:lang w:val="pt-BR" w:eastAsia="pt-BR"/>
        </w:rPr>
        <w:t xml:space="preserve"> reconhecem que, para os cumprimentos de suas obrigações, bem como para a execução do objeto dest</w:t>
      </w:r>
      <w:r w:rsidR="004901C7">
        <w:rPr>
          <w:rFonts w:ascii="Calibri" w:eastAsia="Tahoma" w:hAnsi="Calibri" w:cs="Calibri"/>
          <w:bCs/>
          <w:sz w:val="22"/>
          <w:szCs w:val="22"/>
          <w:lang w:val="pt-BR" w:eastAsia="pt-BR"/>
        </w:rPr>
        <w:t>e</w:t>
      </w:r>
      <w:r w:rsidRPr="000E3921">
        <w:rPr>
          <w:rFonts w:ascii="Calibri" w:eastAsia="Tahoma" w:hAnsi="Calibri" w:cs="Calibri"/>
          <w:bCs/>
          <w:sz w:val="22"/>
          <w:szCs w:val="22"/>
          <w:lang w:val="pt-BR" w:eastAsia="pt-BR"/>
        </w:rPr>
        <w:t xml:space="preserve"> </w:t>
      </w:r>
      <w:r w:rsidR="004901C7">
        <w:rPr>
          <w:rFonts w:ascii="Calibri" w:eastAsia="Tahoma" w:hAnsi="Calibri" w:cs="Calibri"/>
          <w:b/>
          <w:sz w:val="22"/>
          <w:szCs w:val="22"/>
          <w:lang w:val="pt-BR" w:eastAsia="pt-BR"/>
        </w:rPr>
        <w:t>TERMO PILOTO</w:t>
      </w:r>
      <w:r w:rsidRPr="000E3921">
        <w:rPr>
          <w:rFonts w:ascii="Calibri" w:eastAsia="Tahoma" w:hAnsi="Calibri" w:cs="Calibri"/>
          <w:bCs/>
          <w:sz w:val="22"/>
          <w:szCs w:val="22"/>
          <w:lang w:val="pt-BR" w:eastAsia="pt-BR"/>
        </w:rPr>
        <w:t xml:space="preserve">, cada uma delas pode vir a ter acesso a Informações Confidenciais da outra </w:t>
      </w:r>
      <w:r w:rsidRPr="000E3921">
        <w:rPr>
          <w:rFonts w:ascii="Calibri" w:eastAsia="Tahoma" w:hAnsi="Calibri" w:cs="Calibri"/>
          <w:b/>
          <w:sz w:val="22"/>
          <w:szCs w:val="22"/>
          <w:lang w:val="pt-BR" w:eastAsia="pt-BR"/>
        </w:rPr>
        <w:t>Parte</w:t>
      </w:r>
      <w:r w:rsidRPr="000E3921">
        <w:rPr>
          <w:rFonts w:ascii="Calibri" w:eastAsia="Tahoma" w:hAnsi="Calibri" w:cs="Calibri"/>
          <w:bCs/>
          <w:sz w:val="22"/>
          <w:szCs w:val="22"/>
          <w:lang w:val="pt-BR" w:eastAsia="pt-BR"/>
        </w:rPr>
        <w:t>. Tais informações deverão ser tratadas com confidencialidade, zelo e sigilo, nos termos dest</w:t>
      </w:r>
      <w:r w:rsidR="004901C7">
        <w:rPr>
          <w:rFonts w:ascii="Calibri" w:eastAsia="Tahoma" w:hAnsi="Calibri" w:cs="Calibri"/>
          <w:bCs/>
          <w:sz w:val="22"/>
          <w:szCs w:val="22"/>
          <w:lang w:val="pt-BR" w:eastAsia="pt-BR"/>
        </w:rPr>
        <w:t>e</w:t>
      </w:r>
      <w:r w:rsidRPr="000E3921">
        <w:rPr>
          <w:rFonts w:ascii="Calibri" w:eastAsia="Tahoma" w:hAnsi="Calibri" w:cs="Calibri"/>
          <w:bCs/>
          <w:sz w:val="22"/>
          <w:szCs w:val="22"/>
          <w:lang w:val="pt-BR" w:eastAsia="pt-BR"/>
        </w:rPr>
        <w:t xml:space="preserve"> </w:t>
      </w:r>
      <w:r w:rsidR="004901C7">
        <w:rPr>
          <w:rFonts w:ascii="Calibri" w:eastAsia="Tahoma" w:hAnsi="Calibri" w:cs="Calibri"/>
          <w:b/>
          <w:sz w:val="22"/>
          <w:szCs w:val="22"/>
          <w:lang w:val="pt-BR" w:eastAsia="pt-BR"/>
        </w:rPr>
        <w:t>TERMO PILOTO</w:t>
      </w:r>
      <w:r w:rsidRPr="000E3921">
        <w:rPr>
          <w:rFonts w:ascii="Calibri" w:eastAsia="Tahoma" w:hAnsi="Calibri" w:cs="Calibri"/>
          <w:bCs/>
          <w:sz w:val="22"/>
          <w:szCs w:val="22"/>
          <w:lang w:val="pt-BR" w:eastAsia="pt-BR"/>
        </w:rPr>
        <w:t>, bem como respeitando o disposto nos Anexos deste instrumento, que tratam, respectivamente, de Proteção de Dados Pessoais e dos Requisitos de Segurança da Informação do Grupo Edenred.</w:t>
      </w:r>
    </w:p>
    <w:p w14:paraId="5EE00466" w14:textId="77777777" w:rsidR="000E3921" w:rsidRPr="000E3921" w:rsidRDefault="000E3921" w:rsidP="000E3921">
      <w:pPr>
        <w:pStyle w:val="BodyText1"/>
        <w:spacing w:after="0" w:line="360" w:lineRule="auto"/>
        <w:ind w:left="0"/>
        <w:rPr>
          <w:rFonts w:ascii="Calibri" w:hAnsi="Calibri" w:cs="Calibri"/>
          <w:sz w:val="22"/>
          <w:szCs w:val="22"/>
          <w:lang w:val="pt-BR"/>
        </w:rPr>
      </w:pPr>
      <w:bookmarkStart w:id="151" w:name="_Ref_a185008"/>
      <w:bookmarkStart w:id="152" w:name="_Toc49788355"/>
      <w:bookmarkEnd w:id="150"/>
      <w:bookmarkEnd w:id="151"/>
    </w:p>
    <w:p w14:paraId="53159924" w14:textId="10BE67AA" w:rsidR="000E3921" w:rsidRPr="000E3921" w:rsidRDefault="000E3921" w:rsidP="000E3921">
      <w:pPr>
        <w:pStyle w:val="BodyText1"/>
        <w:numPr>
          <w:ilvl w:val="1"/>
          <w:numId w:val="3"/>
        </w:numPr>
        <w:spacing w:after="0" w:line="360" w:lineRule="auto"/>
        <w:ind w:left="0" w:firstLine="0"/>
        <w:rPr>
          <w:rFonts w:ascii="Calibri" w:hAnsi="Calibri" w:cs="Calibri"/>
          <w:sz w:val="22"/>
          <w:szCs w:val="22"/>
          <w:lang w:val="pt-BR"/>
        </w:rPr>
      </w:pPr>
      <w:r w:rsidRPr="000E3921">
        <w:rPr>
          <w:rFonts w:ascii="Calibri" w:hAnsi="Calibri" w:cs="Calibri"/>
          <w:sz w:val="22"/>
          <w:szCs w:val="22"/>
          <w:lang w:val="pt-BR"/>
        </w:rPr>
        <w:t xml:space="preserve">Cada uma das </w:t>
      </w:r>
      <w:r w:rsidRPr="000E3921">
        <w:rPr>
          <w:rFonts w:ascii="Calibri" w:hAnsi="Calibri" w:cs="Calibri"/>
          <w:b/>
          <w:bCs/>
          <w:sz w:val="22"/>
          <w:szCs w:val="22"/>
          <w:lang w:val="pt-BR"/>
        </w:rPr>
        <w:t>Partes</w:t>
      </w:r>
      <w:r w:rsidRPr="000E3921">
        <w:rPr>
          <w:rFonts w:ascii="Calibri" w:hAnsi="Calibri" w:cs="Calibri"/>
          <w:sz w:val="22"/>
          <w:szCs w:val="22"/>
          <w:lang w:val="pt-BR"/>
        </w:rPr>
        <w:t xml:space="preserve"> adotará todas as medidas para garantir que as Informações Confidenciais da outra </w:t>
      </w:r>
      <w:r w:rsidRPr="000E3921">
        <w:rPr>
          <w:rFonts w:ascii="Calibri" w:hAnsi="Calibri" w:cs="Calibri"/>
          <w:b/>
          <w:bCs/>
          <w:sz w:val="22"/>
          <w:szCs w:val="22"/>
          <w:lang w:val="pt-BR"/>
        </w:rPr>
        <w:t>Parte</w:t>
      </w:r>
      <w:r w:rsidRPr="000E3921">
        <w:rPr>
          <w:rFonts w:ascii="Calibri" w:hAnsi="Calibri" w:cs="Calibri"/>
          <w:sz w:val="22"/>
          <w:szCs w:val="22"/>
          <w:lang w:val="pt-BR"/>
        </w:rPr>
        <w:t xml:space="preserve">, às quais teve/tem acesso, não sejam divulgadas ou distribuídas por seus colaboradores ou representantes, sob pena de infração aos termos desta </w:t>
      </w:r>
      <w:r w:rsidR="004901C7">
        <w:rPr>
          <w:rFonts w:ascii="Calibri" w:hAnsi="Calibri" w:cs="Calibri"/>
          <w:b/>
          <w:bCs/>
          <w:sz w:val="22"/>
          <w:szCs w:val="22"/>
          <w:lang w:val="pt-BR"/>
        </w:rPr>
        <w:t>TERMO PILOTO</w:t>
      </w:r>
      <w:r w:rsidRPr="000E3921">
        <w:rPr>
          <w:rFonts w:ascii="Calibri" w:hAnsi="Calibri" w:cs="Calibri"/>
          <w:sz w:val="22"/>
          <w:szCs w:val="22"/>
          <w:lang w:val="pt-BR"/>
        </w:rPr>
        <w:t>.</w:t>
      </w:r>
      <w:bookmarkEnd w:id="152"/>
    </w:p>
    <w:p w14:paraId="7EA0DCFB" w14:textId="77777777" w:rsidR="000E3921" w:rsidRPr="000E3921" w:rsidRDefault="000E3921" w:rsidP="000E3921">
      <w:pPr>
        <w:pStyle w:val="BodyText1"/>
        <w:spacing w:after="0" w:line="360" w:lineRule="auto"/>
        <w:ind w:left="0"/>
        <w:rPr>
          <w:rFonts w:ascii="Calibri" w:hAnsi="Calibri" w:cs="Calibri"/>
          <w:sz w:val="22"/>
          <w:szCs w:val="22"/>
          <w:lang w:val="pt-BR"/>
        </w:rPr>
      </w:pPr>
      <w:bookmarkStart w:id="153" w:name="_Ref_a241929"/>
      <w:bookmarkStart w:id="154" w:name="_Ref37414834"/>
      <w:bookmarkStart w:id="155" w:name="_Toc49788356"/>
      <w:bookmarkEnd w:id="153"/>
    </w:p>
    <w:p w14:paraId="4213F3F7" w14:textId="64771BED" w:rsidR="000E3921" w:rsidRPr="000E3921" w:rsidRDefault="006E1B64" w:rsidP="000E3921">
      <w:pPr>
        <w:pStyle w:val="BodyText1"/>
        <w:numPr>
          <w:ilvl w:val="1"/>
          <w:numId w:val="3"/>
        </w:numPr>
        <w:spacing w:after="0" w:line="360" w:lineRule="auto"/>
        <w:ind w:left="0" w:firstLine="0"/>
        <w:rPr>
          <w:rFonts w:ascii="Calibri" w:hAnsi="Calibri" w:cs="Calibri"/>
          <w:sz w:val="22"/>
          <w:szCs w:val="22"/>
          <w:lang w:val="pt-BR"/>
        </w:rPr>
      </w:pPr>
      <w:bookmarkStart w:id="156" w:name="_Ref_a796435"/>
      <w:bookmarkStart w:id="157" w:name="_Ref_a208962"/>
      <w:bookmarkStart w:id="158" w:name="_Ref37414744"/>
      <w:bookmarkStart w:id="159" w:name="_Toc49788358"/>
      <w:bookmarkEnd w:id="154"/>
      <w:bookmarkEnd w:id="155"/>
      <w:bookmarkEnd w:id="156"/>
      <w:bookmarkEnd w:id="157"/>
      <w:r>
        <w:rPr>
          <w:rFonts w:ascii="Calibri" w:hAnsi="Calibri" w:cs="Calibri"/>
          <w:sz w:val="22"/>
          <w:szCs w:val="22"/>
          <w:lang w:val="pt-BR"/>
        </w:rPr>
        <w:t xml:space="preserve">A </w:t>
      </w:r>
      <w:r w:rsidR="0025768E" w:rsidRPr="00FF0071">
        <w:rPr>
          <w:rFonts w:ascii="Calibri" w:hAnsi="Calibri" w:cs="Calibri"/>
          <w:b/>
          <w:bCs/>
          <w:sz w:val="22"/>
          <w:szCs w:val="22"/>
          <w:lang w:val="pt-BR"/>
        </w:rPr>
        <w:t>PARCEIRA</w:t>
      </w:r>
      <w:r w:rsidR="0025768E" w:rsidRPr="000E3921">
        <w:rPr>
          <w:rFonts w:ascii="Calibri" w:hAnsi="Calibri" w:cs="Calibri"/>
          <w:sz w:val="22"/>
          <w:szCs w:val="22"/>
          <w:lang w:val="pt-BR"/>
        </w:rPr>
        <w:t xml:space="preserve"> reconhece</w:t>
      </w:r>
      <w:r w:rsidR="000E3921" w:rsidRPr="000E3921">
        <w:rPr>
          <w:rFonts w:ascii="Calibri" w:hAnsi="Calibri" w:cs="Calibri"/>
          <w:sz w:val="22"/>
          <w:szCs w:val="22"/>
          <w:lang w:val="pt-BR"/>
        </w:rPr>
        <w:t xml:space="preserve"> que os Dados da</w:t>
      </w:r>
      <w:r w:rsidR="000E3921">
        <w:rPr>
          <w:rFonts w:ascii="Calibri" w:hAnsi="Calibri" w:cs="Calibri"/>
          <w:sz w:val="22"/>
          <w:szCs w:val="22"/>
          <w:lang w:val="pt-BR"/>
        </w:rPr>
        <w:t xml:space="preserve"> </w:t>
      </w:r>
      <w:r w:rsidR="000E3921" w:rsidRPr="000E3921">
        <w:rPr>
          <w:rFonts w:ascii="Calibri" w:hAnsi="Calibri" w:cs="Calibri"/>
          <w:b/>
          <w:bCs/>
          <w:sz w:val="22"/>
          <w:szCs w:val="22"/>
          <w:lang w:val="pt-BR"/>
        </w:rPr>
        <w:t xml:space="preserve">TICKET </w:t>
      </w:r>
      <w:r w:rsidR="000E3921" w:rsidRPr="000E3921">
        <w:rPr>
          <w:rFonts w:ascii="Calibri" w:hAnsi="Calibri" w:cs="Calibri"/>
          <w:sz w:val="22"/>
          <w:szCs w:val="22"/>
          <w:lang w:val="pt-BR"/>
        </w:rPr>
        <w:t>são Informações Confidenciais de propriedade e titularidade desta última</w:t>
      </w:r>
      <w:bookmarkEnd w:id="158"/>
      <w:bookmarkEnd w:id="159"/>
      <w:r w:rsidR="000E3921">
        <w:rPr>
          <w:rFonts w:ascii="Calibri" w:hAnsi="Calibri" w:cs="Calibri"/>
          <w:sz w:val="22"/>
          <w:szCs w:val="22"/>
          <w:lang w:val="pt-BR"/>
        </w:rPr>
        <w:t xml:space="preserve"> e que observará todo o normativo da Lei de Proteção de Dados Pessoais e regras de Segurança da Informação</w:t>
      </w:r>
      <w:r w:rsidR="00F66BB3">
        <w:rPr>
          <w:rFonts w:ascii="Calibri" w:hAnsi="Calibri" w:cs="Calibri"/>
          <w:sz w:val="22"/>
          <w:szCs w:val="22"/>
          <w:lang w:val="pt-BR"/>
        </w:rPr>
        <w:t xml:space="preserve"> da </w:t>
      </w:r>
      <w:r w:rsidR="00F66BB3" w:rsidRPr="00F66BB3">
        <w:rPr>
          <w:rFonts w:ascii="Calibri" w:hAnsi="Calibri" w:cs="Calibri"/>
          <w:b/>
          <w:bCs/>
          <w:sz w:val="22"/>
          <w:szCs w:val="22"/>
          <w:lang w:val="pt-BR"/>
        </w:rPr>
        <w:t>TICKET</w:t>
      </w:r>
      <w:r w:rsidR="000E3921" w:rsidRPr="00F66BB3">
        <w:rPr>
          <w:rFonts w:ascii="Calibri" w:hAnsi="Calibri" w:cs="Calibri"/>
          <w:b/>
          <w:bCs/>
          <w:sz w:val="22"/>
          <w:szCs w:val="22"/>
          <w:lang w:val="pt-BR"/>
        </w:rPr>
        <w:t>.</w:t>
      </w:r>
      <w:r w:rsidR="000E3921">
        <w:rPr>
          <w:rFonts w:ascii="Calibri" w:hAnsi="Calibri" w:cs="Calibri"/>
          <w:sz w:val="22"/>
          <w:szCs w:val="22"/>
          <w:lang w:val="pt-BR"/>
        </w:rPr>
        <w:t xml:space="preserve"> </w:t>
      </w:r>
    </w:p>
    <w:p w14:paraId="12831357" w14:textId="77777777" w:rsidR="000E3921" w:rsidRPr="000E3921" w:rsidRDefault="000E3921" w:rsidP="000E3921">
      <w:pPr>
        <w:pStyle w:val="BodyText1"/>
        <w:spacing w:after="0" w:line="360" w:lineRule="auto"/>
        <w:ind w:left="0"/>
        <w:rPr>
          <w:rFonts w:ascii="Calibri" w:hAnsi="Calibri" w:cs="Calibri"/>
          <w:sz w:val="22"/>
          <w:szCs w:val="22"/>
          <w:lang w:val="pt-BR"/>
        </w:rPr>
      </w:pPr>
      <w:bookmarkStart w:id="160" w:name="_Ref_a1017310"/>
      <w:bookmarkStart w:id="161" w:name="_Toc49788359"/>
      <w:bookmarkEnd w:id="160"/>
    </w:p>
    <w:p w14:paraId="4989A475" w14:textId="1AD9EF81" w:rsidR="000E3921" w:rsidRPr="000E3921" w:rsidRDefault="000E3921" w:rsidP="000E3921">
      <w:pPr>
        <w:pStyle w:val="BodyText1"/>
        <w:numPr>
          <w:ilvl w:val="1"/>
          <w:numId w:val="3"/>
        </w:numPr>
        <w:spacing w:after="0" w:line="360" w:lineRule="auto"/>
        <w:ind w:left="0" w:firstLine="0"/>
        <w:rPr>
          <w:rFonts w:ascii="Calibri" w:hAnsi="Calibri" w:cs="Calibri"/>
          <w:sz w:val="22"/>
          <w:szCs w:val="22"/>
          <w:lang w:val="pt-BR"/>
        </w:rPr>
      </w:pPr>
      <w:r w:rsidRPr="000E3921">
        <w:rPr>
          <w:rFonts w:ascii="Calibri" w:hAnsi="Calibri" w:cs="Calibri"/>
          <w:sz w:val="22"/>
          <w:szCs w:val="22"/>
          <w:lang w:val="pt-BR"/>
        </w:rPr>
        <w:t xml:space="preserve">Nenhuma das </w:t>
      </w:r>
      <w:r w:rsidRPr="000E3921">
        <w:rPr>
          <w:rFonts w:ascii="Calibri" w:hAnsi="Calibri" w:cs="Calibri"/>
          <w:b/>
          <w:bCs/>
          <w:sz w:val="22"/>
          <w:szCs w:val="22"/>
          <w:lang w:val="pt-BR"/>
        </w:rPr>
        <w:t>Partes</w:t>
      </w:r>
      <w:r w:rsidRPr="000E3921">
        <w:rPr>
          <w:rFonts w:ascii="Calibri" w:hAnsi="Calibri" w:cs="Calibri"/>
          <w:sz w:val="22"/>
          <w:szCs w:val="22"/>
          <w:lang w:val="pt-BR"/>
        </w:rPr>
        <w:t xml:space="preserve"> fará ou permitirá que qualquer terceiro faça anúncio público com relação a esta </w:t>
      </w:r>
      <w:r w:rsidR="004901C7">
        <w:rPr>
          <w:rFonts w:ascii="Calibri" w:hAnsi="Calibri" w:cs="Calibri"/>
          <w:b/>
          <w:bCs/>
          <w:sz w:val="22"/>
          <w:szCs w:val="22"/>
          <w:lang w:val="pt-BR"/>
        </w:rPr>
        <w:t>TERMO PILOTO</w:t>
      </w:r>
      <w:r w:rsidRPr="000E3921">
        <w:rPr>
          <w:rFonts w:ascii="Calibri" w:hAnsi="Calibri" w:cs="Calibri"/>
          <w:sz w:val="22"/>
          <w:szCs w:val="22"/>
          <w:lang w:val="pt-BR"/>
        </w:rPr>
        <w:t xml:space="preserve"> sem o prévio e escrito consentimento da outra </w:t>
      </w:r>
      <w:r w:rsidRPr="000E3921">
        <w:rPr>
          <w:rFonts w:ascii="Calibri" w:hAnsi="Calibri" w:cs="Calibri"/>
          <w:b/>
          <w:bCs/>
          <w:sz w:val="22"/>
          <w:szCs w:val="22"/>
          <w:lang w:val="pt-BR"/>
        </w:rPr>
        <w:t>Parte</w:t>
      </w:r>
      <w:r w:rsidRPr="000E3921">
        <w:rPr>
          <w:rFonts w:ascii="Calibri" w:hAnsi="Calibri" w:cs="Calibri"/>
          <w:sz w:val="22"/>
          <w:szCs w:val="22"/>
          <w:lang w:val="pt-BR"/>
        </w:rPr>
        <w:t>, exceto se exigido por lei, por qualquer autoridade governamental ou reguladora, qualquer juízo ou tribunal ou outra autoridade competente.</w:t>
      </w:r>
      <w:bookmarkStart w:id="162" w:name="_Ref_a971381"/>
      <w:bookmarkStart w:id="163" w:name="_Toc49788360"/>
      <w:bookmarkEnd w:id="161"/>
      <w:bookmarkEnd w:id="162"/>
    </w:p>
    <w:p w14:paraId="4076EAA8" w14:textId="77777777" w:rsidR="000E3921" w:rsidRPr="000E3921" w:rsidRDefault="000E3921" w:rsidP="000E3921">
      <w:pPr>
        <w:pStyle w:val="BodyText1"/>
        <w:spacing w:after="0" w:line="360" w:lineRule="auto"/>
        <w:ind w:left="0"/>
        <w:rPr>
          <w:rFonts w:ascii="Calibri" w:hAnsi="Calibri" w:cs="Calibri"/>
          <w:sz w:val="22"/>
          <w:szCs w:val="22"/>
          <w:lang w:val="pt-BR"/>
        </w:rPr>
      </w:pPr>
    </w:p>
    <w:p w14:paraId="2D14F3D1" w14:textId="029928FD" w:rsidR="000E3921" w:rsidRPr="000E3921" w:rsidRDefault="000E3921" w:rsidP="000E3921">
      <w:pPr>
        <w:pStyle w:val="BodyText1"/>
        <w:numPr>
          <w:ilvl w:val="1"/>
          <w:numId w:val="3"/>
        </w:numPr>
        <w:spacing w:after="0" w:line="360" w:lineRule="auto"/>
        <w:ind w:left="0" w:firstLine="0"/>
        <w:rPr>
          <w:rFonts w:ascii="Calibri" w:hAnsi="Calibri" w:cs="Calibri"/>
          <w:sz w:val="22"/>
          <w:szCs w:val="22"/>
          <w:lang w:val="pt-BR"/>
        </w:rPr>
      </w:pPr>
      <w:r w:rsidRPr="000E3921">
        <w:rPr>
          <w:rFonts w:ascii="Calibri" w:hAnsi="Calibri" w:cs="Calibri"/>
          <w:sz w:val="22"/>
          <w:szCs w:val="22"/>
          <w:lang w:val="pt-BR"/>
        </w:rPr>
        <w:t xml:space="preserve">As </w:t>
      </w:r>
      <w:r w:rsidRPr="000E3921">
        <w:rPr>
          <w:rFonts w:ascii="Calibri" w:hAnsi="Calibri" w:cs="Calibri"/>
          <w:b/>
          <w:bCs/>
          <w:sz w:val="22"/>
          <w:szCs w:val="22"/>
          <w:lang w:val="pt-BR"/>
        </w:rPr>
        <w:t>Partes</w:t>
      </w:r>
      <w:r w:rsidRPr="000E3921">
        <w:rPr>
          <w:rFonts w:ascii="Calibri" w:hAnsi="Calibri" w:cs="Calibri"/>
          <w:sz w:val="22"/>
          <w:szCs w:val="22"/>
          <w:lang w:val="pt-BR"/>
        </w:rPr>
        <w:t xml:space="preserve"> acordam que todas as obrigações de sigilo e confidencialidade ora estipuladas relativamente às informações confidenciais recebidas na vigência desta </w:t>
      </w:r>
      <w:r w:rsidR="004901C7">
        <w:rPr>
          <w:rFonts w:ascii="Calibri" w:hAnsi="Calibri" w:cs="Calibri"/>
          <w:b/>
          <w:bCs/>
          <w:sz w:val="22"/>
          <w:szCs w:val="22"/>
          <w:lang w:val="pt-BR"/>
        </w:rPr>
        <w:t>TERMO PILOTO</w:t>
      </w:r>
      <w:r w:rsidRPr="000E3921">
        <w:rPr>
          <w:rFonts w:ascii="Calibri" w:hAnsi="Calibri" w:cs="Calibri"/>
          <w:sz w:val="22"/>
          <w:szCs w:val="22"/>
          <w:lang w:val="pt-BR"/>
        </w:rPr>
        <w:t xml:space="preserve">, subsistirão até 05 (cinco) anos após a sua rescisão ou qualquer outra forma de encerramento. A </w:t>
      </w:r>
      <w:r w:rsidRPr="000E3921">
        <w:rPr>
          <w:rFonts w:ascii="Calibri" w:hAnsi="Calibri" w:cs="Calibri"/>
          <w:b/>
          <w:bCs/>
          <w:sz w:val="22"/>
          <w:szCs w:val="22"/>
          <w:lang w:val="pt-BR"/>
        </w:rPr>
        <w:t>Parte</w:t>
      </w:r>
      <w:r w:rsidRPr="000E3921">
        <w:rPr>
          <w:rFonts w:ascii="Calibri" w:hAnsi="Calibri" w:cs="Calibri"/>
          <w:sz w:val="22"/>
          <w:szCs w:val="22"/>
          <w:lang w:val="pt-BR"/>
        </w:rPr>
        <w:t xml:space="preserve"> que violar tais obrigações estará obrigada a reparar os prejuízos causados, nos termos dos artigos 186 e 927 do Código Civil, respondendo a Parte Infratora por todas as perdas e danos a que der causa.</w:t>
      </w:r>
      <w:bookmarkEnd w:id="163"/>
    </w:p>
    <w:p w14:paraId="17DA6907" w14:textId="77777777" w:rsidR="000E3921" w:rsidRPr="00233448" w:rsidRDefault="000E3921" w:rsidP="000E3921">
      <w:pPr>
        <w:pStyle w:val="BodyText1"/>
        <w:spacing w:after="0" w:line="360" w:lineRule="auto"/>
        <w:ind w:left="0"/>
        <w:rPr>
          <w:rFonts w:ascii="Calibri" w:hAnsi="Calibri" w:cs="Calibri"/>
          <w:b/>
          <w:bCs/>
          <w:sz w:val="22"/>
          <w:szCs w:val="22"/>
          <w:lang w:val="pt-BR"/>
        </w:rPr>
      </w:pPr>
    </w:p>
    <w:p w14:paraId="4B8D96FA" w14:textId="17072222" w:rsidR="000E3921" w:rsidRPr="00233448" w:rsidRDefault="00233448" w:rsidP="000E3921">
      <w:pPr>
        <w:spacing w:line="360" w:lineRule="auto"/>
        <w:jc w:val="both"/>
        <w:rPr>
          <w:rFonts w:ascii="Calibri" w:hAnsi="Calibri" w:cs="Calibri"/>
          <w:b/>
          <w:bCs/>
          <w:lang w:val="pt-BR"/>
        </w:rPr>
      </w:pPr>
      <w:r w:rsidRPr="00233448">
        <w:rPr>
          <w:rFonts w:ascii="Calibri" w:hAnsi="Calibri" w:cs="Calibri"/>
          <w:b/>
          <w:bCs/>
          <w:lang w:val="pt-BR"/>
        </w:rPr>
        <w:t>5.  DAS OBRIGAÇÕES DAS PARTES</w:t>
      </w:r>
    </w:p>
    <w:p w14:paraId="22BF6D19" w14:textId="77777777" w:rsidR="00233448" w:rsidRPr="00233448" w:rsidRDefault="00233448" w:rsidP="000E3921">
      <w:pPr>
        <w:spacing w:line="360" w:lineRule="auto"/>
        <w:jc w:val="both"/>
        <w:rPr>
          <w:rFonts w:ascii="Calibri" w:hAnsi="Calibri" w:cs="Calibri"/>
          <w:lang w:val="pt-BR"/>
        </w:rPr>
      </w:pPr>
    </w:p>
    <w:p w14:paraId="38CA8E19" w14:textId="61FF8C37" w:rsidR="00D64460" w:rsidRPr="00D64460" w:rsidRDefault="004F4C2E" w:rsidP="00D64460">
      <w:pPr>
        <w:spacing w:line="360" w:lineRule="auto"/>
        <w:jc w:val="both"/>
        <w:rPr>
          <w:rFonts w:ascii="Calibri" w:hAnsi="Calibri" w:cs="Calibri"/>
          <w:lang w:val="pt-BR"/>
        </w:rPr>
      </w:pPr>
      <w:r>
        <w:rPr>
          <w:rFonts w:ascii="Calibri" w:hAnsi="Calibri" w:cs="Calibri"/>
          <w:lang w:val="pt-BR"/>
        </w:rPr>
        <w:t xml:space="preserve">5.1     </w:t>
      </w:r>
      <w:r w:rsidR="006E1B64">
        <w:rPr>
          <w:rFonts w:ascii="Calibri" w:hAnsi="Calibri" w:cs="Calibri"/>
          <w:lang w:val="pt-BR"/>
        </w:rPr>
        <w:t>A</w:t>
      </w:r>
      <w:r w:rsidR="006E1B64" w:rsidRPr="00FF0071">
        <w:rPr>
          <w:rFonts w:ascii="Calibri" w:hAnsi="Calibri" w:cs="Calibri"/>
          <w:b/>
          <w:bCs/>
          <w:lang w:val="pt-BR"/>
        </w:rPr>
        <w:t xml:space="preserve"> PARCEIRA</w:t>
      </w:r>
      <w:r w:rsidR="006E1B64">
        <w:rPr>
          <w:rFonts w:ascii="Calibri" w:hAnsi="Calibri" w:cs="Calibri"/>
          <w:lang w:val="pt-BR"/>
        </w:rPr>
        <w:t xml:space="preserve"> </w:t>
      </w:r>
      <w:r w:rsidR="00D64460" w:rsidRPr="00D64460">
        <w:rPr>
          <w:rFonts w:ascii="Calibri" w:hAnsi="Calibri" w:cs="Calibri"/>
          <w:lang w:val="pt-BR"/>
        </w:rPr>
        <w:t xml:space="preserve">assume toda a responsabilidade perante a </w:t>
      </w:r>
      <w:r w:rsidR="00D64460" w:rsidRPr="00FF0071">
        <w:rPr>
          <w:rFonts w:ascii="Calibri" w:hAnsi="Calibri" w:cs="Calibri"/>
          <w:b/>
          <w:bCs/>
          <w:lang w:val="pt-BR"/>
        </w:rPr>
        <w:t xml:space="preserve">TICKET </w:t>
      </w:r>
      <w:r w:rsidR="00D64460" w:rsidRPr="00D64460">
        <w:rPr>
          <w:rFonts w:ascii="Calibri" w:hAnsi="Calibri" w:cs="Calibri"/>
          <w:lang w:val="pt-BR"/>
        </w:rPr>
        <w:t xml:space="preserve">no descumprimento das obrigações ética, socioambiental e de combate à corrupção previstas nesta cláusula, obrigando a manter a </w:t>
      </w:r>
      <w:r w:rsidR="00D64460" w:rsidRPr="00FF0071">
        <w:rPr>
          <w:rFonts w:ascii="Calibri" w:hAnsi="Calibri" w:cs="Calibri"/>
          <w:b/>
          <w:bCs/>
          <w:lang w:val="pt-BR"/>
        </w:rPr>
        <w:t>TICKET</w:t>
      </w:r>
      <w:r w:rsidR="00D64460" w:rsidRPr="00D64460">
        <w:rPr>
          <w:rFonts w:ascii="Calibri" w:hAnsi="Calibri" w:cs="Calibri"/>
          <w:lang w:val="pt-BR"/>
        </w:rPr>
        <w:t xml:space="preserve"> totalmente </w:t>
      </w:r>
      <w:r w:rsidR="00D64460" w:rsidRPr="00D64460">
        <w:rPr>
          <w:rFonts w:ascii="Calibri" w:hAnsi="Calibri" w:cs="Calibri"/>
          <w:lang w:val="pt-BR"/>
        </w:rPr>
        <w:lastRenderedPageBreak/>
        <w:t>indene de qualquer multa, prejuízo, perdas e danos e/ou penalidades e sanções que a ela possam vir a ser imputadas, por qualquer órgão, em razão de atos ou omissões d</w:t>
      </w:r>
      <w:r w:rsidR="006E1B64">
        <w:rPr>
          <w:rFonts w:ascii="Calibri" w:hAnsi="Calibri" w:cs="Calibri"/>
          <w:lang w:val="pt-BR"/>
        </w:rPr>
        <w:t xml:space="preserve">a </w:t>
      </w:r>
      <w:r w:rsidR="006E1B64" w:rsidRPr="00FF0071">
        <w:rPr>
          <w:rFonts w:ascii="Calibri" w:hAnsi="Calibri" w:cs="Calibri"/>
          <w:b/>
          <w:bCs/>
          <w:lang w:val="pt-BR"/>
        </w:rPr>
        <w:t>PARCEIRA</w:t>
      </w:r>
      <w:r w:rsidR="009616A8">
        <w:rPr>
          <w:rFonts w:ascii="Calibri" w:hAnsi="Calibri" w:cs="Calibri"/>
          <w:lang w:val="pt-BR"/>
        </w:rPr>
        <w:t xml:space="preserve">, </w:t>
      </w:r>
      <w:r w:rsidR="00D64460" w:rsidRPr="00D64460">
        <w:rPr>
          <w:rFonts w:ascii="Calibri" w:hAnsi="Calibri" w:cs="Calibri"/>
          <w:lang w:val="pt-BR"/>
        </w:rPr>
        <w:t>obriga</w:t>
      </w:r>
      <w:r w:rsidR="009616A8">
        <w:rPr>
          <w:rFonts w:ascii="Calibri" w:hAnsi="Calibri" w:cs="Calibri"/>
          <w:lang w:val="pt-BR"/>
        </w:rPr>
        <w:t>ndo</w:t>
      </w:r>
      <w:r w:rsidR="00D64460" w:rsidRPr="00D64460">
        <w:rPr>
          <w:rFonts w:ascii="Calibri" w:hAnsi="Calibri" w:cs="Calibri"/>
          <w:lang w:val="pt-BR"/>
        </w:rPr>
        <w:t xml:space="preserve">-se, ainda, a informar a </w:t>
      </w:r>
      <w:r w:rsidR="00D64460" w:rsidRPr="00FF0071">
        <w:rPr>
          <w:rFonts w:ascii="Calibri" w:hAnsi="Calibri" w:cs="Calibri"/>
          <w:b/>
          <w:bCs/>
          <w:lang w:val="pt-BR"/>
        </w:rPr>
        <w:t>TICKET</w:t>
      </w:r>
      <w:r w:rsidR="00D64460" w:rsidRPr="00D64460">
        <w:rPr>
          <w:rFonts w:ascii="Calibri" w:hAnsi="Calibri" w:cs="Calibri"/>
          <w:lang w:val="pt-BR"/>
        </w:rPr>
        <w:t xml:space="preserve"> caso venha a ser envolvido em alguma investigação criminal ou administrativa de corrupção, ou venha a ser investigado, na esfera policial e/ou administrativa, por eventual ação ou omissão que viole a Lei Anticorrupção, a fim de possibilitar que a Contratante tome as medidas que entender necessárias para mitigar ou afastar os riscos de responsabilização ou corresponsabilização. A disposição desta cláusula não afasta todas as responsabilidades e obrigações assumidas pel</w:t>
      </w:r>
      <w:r w:rsidR="006E1B64">
        <w:rPr>
          <w:rFonts w:ascii="Calibri" w:hAnsi="Calibri" w:cs="Calibri"/>
          <w:lang w:val="pt-BR"/>
        </w:rPr>
        <w:t xml:space="preserve">a </w:t>
      </w:r>
      <w:r w:rsidR="006E1B64" w:rsidRPr="00FF0071">
        <w:rPr>
          <w:rFonts w:ascii="Calibri" w:hAnsi="Calibri" w:cs="Calibri"/>
          <w:b/>
          <w:bCs/>
          <w:lang w:val="pt-BR"/>
        </w:rPr>
        <w:t>PARCEIRA</w:t>
      </w:r>
      <w:r w:rsidR="006E1B64">
        <w:rPr>
          <w:rFonts w:ascii="Calibri" w:hAnsi="Calibri" w:cs="Calibri"/>
          <w:lang w:val="pt-BR"/>
        </w:rPr>
        <w:t xml:space="preserve"> </w:t>
      </w:r>
      <w:r w:rsidR="00D64460" w:rsidRPr="00D64460">
        <w:rPr>
          <w:rFonts w:ascii="Calibri" w:hAnsi="Calibri" w:cs="Calibri"/>
          <w:lang w:val="pt-BR"/>
        </w:rPr>
        <w:t xml:space="preserve">em favor da </w:t>
      </w:r>
      <w:r w:rsidR="00D64460" w:rsidRPr="00FF0071">
        <w:rPr>
          <w:rFonts w:ascii="Calibri" w:hAnsi="Calibri" w:cs="Calibri"/>
          <w:b/>
          <w:bCs/>
          <w:lang w:val="pt-BR"/>
        </w:rPr>
        <w:t xml:space="preserve">TICKET </w:t>
      </w:r>
      <w:r w:rsidR="00D64460" w:rsidRPr="00D64460">
        <w:rPr>
          <w:rFonts w:ascii="Calibri" w:hAnsi="Calibri" w:cs="Calibri"/>
          <w:lang w:val="pt-BR"/>
        </w:rPr>
        <w:t xml:space="preserve">e em razão do disposto neste termo, especialmente a de responder pelas perdas e danos que a </w:t>
      </w:r>
      <w:r w:rsidR="00D64460" w:rsidRPr="00FF0071">
        <w:rPr>
          <w:rFonts w:ascii="Calibri" w:hAnsi="Calibri" w:cs="Calibri"/>
          <w:b/>
          <w:bCs/>
          <w:lang w:val="pt-BR"/>
        </w:rPr>
        <w:t>TIC</w:t>
      </w:r>
      <w:r w:rsidR="00195807" w:rsidRPr="00FF0071">
        <w:rPr>
          <w:rFonts w:ascii="Calibri" w:hAnsi="Calibri" w:cs="Calibri"/>
          <w:b/>
          <w:bCs/>
          <w:lang w:val="pt-BR"/>
        </w:rPr>
        <w:t>K</w:t>
      </w:r>
      <w:r w:rsidR="00D64460" w:rsidRPr="00FF0071">
        <w:rPr>
          <w:rFonts w:ascii="Calibri" w:hAnsi="Calibri" w:cs="Calibri"/>
          <w:b/>
          <w:bCs/>
          <w:lang w:val="pt-BR"/>
        </w:rPr>
        <w:t xml:space="preserve">ET </w:t>
      </w:r>
      <w:r w:rsidR="00D64460" w:rsidRPr="00D64460">
        <w:rPr>
          <w:rFonts w:ascii="Calibri" w:hAnsi="Calibri" w:cs="Calibri"/>
          <w:lang w:val="pt-BR"/>
        </w:rPr>
        <w:t>venha a sofrer.</w:t>
      </w:r>
    </w:p>
    <w:p w14:paraId="4DBA1AD7" w14:textId="77777777" w:rsidR="00D64460" w:rsidRPr="00D64460" w:rsidRDefault="00D64460" w:rsidP="00D64460">
      <w:pPr>
        <w:spacing w:line="360" w:lineRule="auto"/>
        <w:jc w:val="both"/>
        <w:rPr>
          <w:rFonts w:ascii="Calibri" w:hAnsi="Calibri" w:cs="Calibri"/>
          <w:lang w:val="pt-BR"/>
        </w:rPr>
      </w:pPr>
    </w:p>
    <w:p w14:paraId="7ED37A4E" w14:textId="4E74CE81" w:rsidR="00D64460" w:rsidRPr="00D64460" w:rsidRDefault="00D64460" w:rsidP="00D64460">
      <w:pPr>
        <w:spacing w:line="360" w:lineRule="auto"/>
        <w:jc w:val="both"/>
        <w:rPr>
          <w:rFonts w:ascii="Calibri" w:hAnsi="Calibri" w:cs="Calibri"/>
          <w:lang w:val="pt-BR"/>
        </w:rPr>
      </w:pPr>
      <w:r w:rsidRPr="00D64460">
        <w:rPr>
          <w:rFonts w:ascii="Calibri" w:hAnsi="Calibri" w:cs="Calibri"/>
          <w:lang w:val="pt-BR"/>
        </w:rPr>
        <w:t>5.</w:t>
      </w:r>
      <w:r w:rsidR="004F4C2E">
        <w:rPr>
          <w:rFonts w:ascii="Calibri" w:hAnsi="Calibri" w:cs="Calibri"/>
          <w:lang w:val="pt-BR"/>
        </w:rPr>
        <w:t>2</w:t>
      </w:r>
      <w:r w:rsidRPr="00D64460">
        <w:rPr>
          <w:rFonts w:ascii="Calibri" w:hAnsi="Calibri" w:cs="Calibri"/>
          <w:lang w:val="pt-BR"/>
        </w:rPr>
        <w:tab/>
        <w:t xml:space="preserve">Eventual legislação superveniente, incluindo normas emanadas pelo(s) órgão(s) regulador(es), normatizador(es) e fiscalizador(es), serão aplicadas de acordo e nos prazos previstos na mesma, sem que haja a necessidade de formalização de qualquer instrumento para incluí-la(s) neste </w:t>
      </w:r>
      <w:r w:rsidR="00C56548">
        <w:rPr>
          <w:rFonts w:ascii="Calibri" w:hAnsi="Calibri" w:cs="Calibri"/>
          <w:lang w:val="pt-BR"/>
        </w:rPr>
        <w:t>Termo</w:t>
      </w:r>
      <w:r w:rsidRPr="00D64460">
        <w:rPr>
          <w:rFonts w:ascii="Calibri" w:hAnsi="Calibri" w:cs="Calibri"/>
          <w:lang w:val="pt-BR"/>
        </w:rPr>
        <w:t>, ou comunicação sobre a sua existência.</w:t>
      </w:r>
    </w:p>
    <w:p w14:paraId="6CEB3D38" w14:textId="77777777" w:rsidR="00D64460" w:rsidRPr="00D64460" w:rsidRDefault="00D64460" w:rsidP="000E3921">
      <w:pPr>
        <w:spacing w:line="360" w:lineRule="auto"/>
        <w:jc w:val="both"/>
        <w:rPr>
          <w:rFonts w:ascii="Calibri" w:hAnsi="Calibri" w:cs="Calibri"/>
          <w:lang w:val="pt-BR"/>
        </w:rPr>
      </w:pPr>
    </w:p>
    <w:p w14:paraId="72EEBA25" w14:textId="231F6B6B" w:rsidR="00C56548" w:rsidRPr="00C56548" w:rsidDel="00930F63" w:rsidRDefault="00C56548" w:rsidP="00C56548">
      <w:pPr>
        <w:spacing w:line="360" w:lineRule="auto"/>
        <w:jc w:val="both"/>
        <w:rPr>
          <w:del w:id="164" w:author="NEPOMUCENO Gabrielle" w:date="2026-01-14T18:21:00Z" w16du:dateUtc="2026-01-14T21:21:00Z"/>
          <w:rFonts w:ascii="Calibri" w:hAnsi="Calibri" w:cs="Calibri"/>
          <w:lang w:val="pt-BR"/>
        </w:rPr>
      </w:pPr>
      <w:r>
        <w:rPr>
          <w:rFonts w:ascii="Calibri" w:hAnsi="Calibri" w:cs="Calibri"/>
          <w:lang w:val="pt-BR"/>
        </w:rPr>
        <w:t>5.3</w:t>
      </w:r>
      <w:r w:rsidRPr="00C56548">
        <w:rPr>
          <w:rFonts w:ascii="Calibri" w:hAnsi="Calibri" w:cs="Calibri"/>
          <w:lang w:val="pt-BR"/>
        </w:rPr>
        <w:t xml:space="preserve"> P</w:t>
      </w:r>
      <w:r w:rsidR="00195807">
        <w:rPr>
          <w:rFonts w:ascii="Calibri" w:hAnsi="Calibri" w:cs="Calibri"/>
          <w:lang w:val="pt-BR"/>
        </w:rPr>
        <w:t>a</w:t>
      </w:r>
      <w:r w:rsidRPr="00C56548">
        <w:rPr>
          <w:rFonts w:ascii="Calibri" w:hAnsi="Calibri" w:cs="Calibri"/>
          <w:lang w:val="pt-BR"/>
        </w:rPr>
        <w:t xml:space="preserve">ra todos os efeitos legais e contratuais, não há qualquer vínculo empregatício com a </w:t>
      </w:r>
      <w:r w:rsidRPr="00FF0071">
        <w:rPr>
          <w:rFonts w:ascii="Calibri" w:hAnsi="Calibri" w:cs="Calibri"/>
          <w:b/>
          <w:bCs/>
          <w:lang w:val="pt-BR"/>
        </w:rPr>
        <w:t xml:space="preserve">TICKET </w:t>
      </w:r>
      <w:r w:rsidRPr="00C56548">
        <w:rPr>
          <w:rFonts w:ascii="Calibri" w:hAnsi="Calibri" w:cs="Calibri"/>
          <w:lang w:val="pt-BR"/>
        </w:rPr>
        <w:t xml:space="preserve">e </w:t>
      </w:r>
      <w:r w:rsidR="006E1B64">
        <w:rPr>
          <w:rFonts w:ascii="Calibri" w:hAnsi="Calibri" w:cs="Calibri"/>
          <w:lang w:val="pt-BR"/>
        </w:rPr>
        <w:t>a</w:t>
      </w:r>
      <w:r w:rsidR="006E1B64" w:rsidRPr="00C56548">
        <w:rPr>
          <w:rFonts w:ascii="Calibri" w:hAnsi="Calibri" w:cs="Calibri"/>
          <w:lang w:val="pt-BR"/>
        </w:rPr>
        <w:t xml:space="preserve"> </w:t>
      </w:r>
      <w:r w:rsidR="006E1B64" w:rsidRPr="00FF0071">
        <w:rPr>
          <w:rFonts w:ascii="Calibri" w:hAnsi="Calibri" w:cs="Calibri"/>
          <w:b/>
          <w:bCs/>
          <w:lang w:val="pt-BR"/>
        </w:rPr>
        <w:t>PARCEIRA</w:t>
      </w:r>
      <w:r w:rsidRPr="00C56548">
        <w:rPr>
          <w:rFonts w:ascii="Calibri" w:hAnsi="Calibri" w:cs="Calibri"/>
          <w:lang w:val="pt-BR"/>
        </w:rPr>
        <w:t xml:space="preserve">, e/ou seus funcionários ou prepostos, que venham a desempenhar suas funções para fins de cumprimento do objeto deste contrato. Tampouco há entre as partes qualquer forma de associação, solidariedade ou vínculo societário, competindo, portanto, a cada uma delas, particularmente e com exclusividade, o cumprimento de suas respectivas obrigações trabalhistas, tributárias, sociais e previdenciárias, na forma de legislação em </w:t>
      </w:r>
      <w:del w:id="165" w:author="NEPOMUCENO Gabrielle" w:date="2026-01-14T18:21:00Z" w16du:dateUtc="2026-01-14T21:21:00Z">
        <w:r w:rsidRPr="00C56548" w:rsidDel="00930F63">
          <w:rPr>
            <w:rFonts w:ascii="Calibri" w:hAnsi="Calibri" w:cs="Calibri"/>
            <w:lang w:val="pt-BR"/>
          </w:rPr>
          <w:delText>vigor.</w:delText>
        </w:r>
      </w:del>
    </w:p>
    <w:p w14:paraId="4B68145A" w14:textId="77777777" w:rsidR="00C56548" w:rsidRPr="00C56548" w:rsidRDefault="00C56548" w:rsidP="00C56548">
      <w:pPr>
        <w:spacing w:line="360" w:lineRule="auto"/>
        <w:jc w:val="both"/>
        <w:rPr>
          <w:rFonts w:ascii="Calibri" w:hAnsi="Calibri" w:cs="Calibri"/>
          <w:lang w:val="pt-BR"/>
        </w:rPr>
      </w:pPr>
    </w:p>
    <w:p w14:paraId="786662A7" w14:textId="0213FE62" w:rsidR="00D64460" w:rsidRDefault="00D20382" w:rsidP="00A3475F">
      <w:pPr>
        <w:spacing w:line="360" w:lineRule="auto"/>
        <w:jc w:val="both"/>
        <w:rPr>
          <w:rFonts w:ascii="Calibri" w:hAnsi="Calibri" w:cs="Calibri"/>
          <w:lang w:val="pt-BR"/>
        </w:rPr>
      </w:pPr>
      <w:r>
        <w:rPr>
          <w:rFonts w:ascii="Calibri" w:hAnsi="Calibri" w:cs="Calibri"/>
          <w:lang w:val="pt-BR"/>
        </w:rPr>
        <w:t>5.4</w:t>
      </w:r>
      <w:r w:rsidR="007B0C0E">
        <w:rPr>
          <w:rFonts w:ascii="Calibri" w:hAnsi="Calibri" w:cs="Calibri"/>
          <w:lang w:val="pt-BR"/>
        </w:rPr>
        <w:t>.</w:t>
      </w:r>
      <w:r>
        <w:rPr>
          <w:rFonts w:ascii="Calibri" w:hAnsi="Calibri" w:cs="Calibri"/>
          <w:lang w:val="pt-BR"/>
        </w:rPr>
        <w:t xml:space="preserve"> </w:t>
      </w:r>
      <w:r w:rsidR="00C56548" w:rsidRPr="00C56548">
        <w:rPr>
          <w:rFonts w:ascii="Calibri" w:hAnsi="Calibri" w:cs="Calibri"/>
          <w:lang w:val="pt-BR"/>
        </w:rPr>
        <w:t xml:space="preserve"> Todas as obrigações tributárias, laborais e previdenciárias do presente </w:t>
      </w:r>
      <w:r w:rsidR="004A43F6">
        <w:rPr>
          <w:rFonts w:ascii="Calibri" w:hAnsi="Calibri" w:cs="Calibri"/>
          <w:lang w:val="pt-BR"/>
        </w:rPr>
        <w:t>termo</w:t>
      </w:r>
      <w:r w:rsidR="00C56548" w:rsidRPr="00C56548">
        <w:rPr>
          <w:rFonts w:ascii="Calibri" w:hAnsi="Calibri" w:cs="Calibri"/>
          <w:lang w:val="pt-BR"/>
        </w:rPr>
        <w:t xml:space="preserve"> serão de responsabilidade da parte que a lei designar como contribuinte ou devedor, sendo certo que cada qual ficará diretamente responsável pelos respectivos recolhimentos.</w:t>
      </w:r>
    </w:p>
    <w:p w14:paraId="43EB610D" w14:textId="77777777" w:rsidR="007B0C0E" w:rsidRDefault="007B0C0E" w:rsidP="00A3475F">
      <w:pPr>
        <w:spacing w:line="360" w:lineRule="auto"/>
        <w:jc w:val="both"/>
        <w:rPr>
          <w:rFonts w:ascii="Calibri" w:hAnsi="Calibri" w:cs="Calibri"/>
          <w:lang w:val="pt-BR"/>
        </w:rPr>
      </w:pPr>
    </w:p>
    <w:p w14:paraId="5B3F6E10" w14:textId="22FAA3E2" w:rsidR="006E1B64" w:rsidRPr="003B1169" w:rsidRDefault="006E1B64" w:rsidP="00A3475F">
      <w:pPr>
        <w:tabs>
          <w:tab w:val="left" w:pos="0"/>
        </w:tabs>
        <w:spacing w:after="240" w:line="360" w:lineRule="auto"/>
        <w:jc w:val="both"/>
        <w:outlineLvl w:val="1"/>
        <w:rPr>
          <w:rFonts w:ascii="Calibri" w:hAnsi="Calibri" w:cs="Calibri"/>
          <w:lang w:val="pt-BR"/>
        </w:rPr>
      </w:pPr>
      <w:r>
        <w:rPr>
          <w:rFonts w:ascii="Calibri" w:hAnsi="Calibri" w:cs="Calibri"/>
          <w:lang w:val="pt-BR"/>
        </w:rPr>
        <w:t xml:space="preserve">5.6. </w:t>
      </w:r>
      <w:r w:rsidRPr="00A3475F">
        <w:rPr>
          <w:rFonts w:ascii="Calibri" w:hAnsi="Calibri" w:cs="Calibri"/>
          <w:lang w:val="pt-BR"/>
        </w:rPr>
        <w:t xml:space="preserve">As Partes reconhecem que </w:t>
      </w:r>
      <w:r w:rsidR="00DA4EE2">
        <w:rPr>
          <w:rFonts w:ascii="Calibri" w:hAnsi="Calibri" w:cs="Calibri"/>
          <w:lang w:val="pt-BR"/>
        </w:rPr>
        <w:t xml:space="preserve">cada uma delas </w:t>
      </w:r>
      <w:r w:rsidR="00442DE0">
        <w:rPr>
          <w:rFonts w:ascii="Calibri" w:hAnsi="Calibri" w:cs="Calibri"/>
          <w:lang w:val="pt-BR"/>
        </w:rPr>
        <w:t>detém</w:t>
      </w:r>
      <w:r w:rsidR="00DA4EE2">
        <w:rPr>
          <w:rFonts w:ascii="Calibri" w:hAnsi="Calibri" w:cs="Calibri"/>
          <w:lang w:val="pt-BR"/>
        </w:rPr>
        <w:t xml:space="preserve"> </w:t>
      </w:r>
      <w:r w:rsidRPr="00A3475F">
        <w:rPr>
          <w:rFonts w:ascii="Calibri" w:hAnsi="Calibri" w:cs="Calibri"/>
          <w:lang w:val="pt-BR"/>
        </w:rPr>
        <w:t xml:space="preserve">todos os direitos exclusivos sobre </w:t>
      </w:r>
      <w:r w:rsidR="00442DE0">
        <w:rPr>
          <w:rFonts w:ascii="Calibri" w:hAnsi="Calibri" w:cs="Calibri"/>
          <w:lang w:val="pt-BR"/>
        </w:rPr>
        <w:t xml:space="preserve">as </w:t>
      </w:r>
      <w:r w:rsidRPr="00A3475F">
        <w:rPr>
          <w:rFonts w:ascii="Calibri" w:hAnsi="Calibri" w:cs="Calibri"/>
          <w:lang w:val="pt-BR"/>
        </w:rPr>
        <w:t>respectiva</w:t>
      </w:r>
      <w:r w:rsidR="00442DE0">
        <w:rPr>
          <w:rFonts w:ascii="Calibri" w:hAnsi="Calibri" w:cs="Calibri"/>
          <w:lang w:val="pt-BR"/>
        </w:rPr>
        <w:t>s</w:t>
      </w:r>
      <w:r w:rsidRPr="00A3475F">
        <w:rPr>
          <w:rFonts w:ascii="Calibri" w:hAnsi="Calibri" w:cs="Calibri"/>
          <w:lang w:val="pt-BR"/>
        </w:rPr>
        <w:t xml:space="preserve"> PLATAFORMA</w:t>
      </w:r>
      <w:r w:rsidR="00442DE0">
        <w:rPr>
          <w:rFonts w:ascii="Calibri" w:hAnsi="Calibri" w:cs="Calibri"/>
          <w:lang w:val="pt-BR"/>
        </w:rPr>
        <w:t>S</w:t>
      </w:r>
      <w:r w:rsidRPr="00A3475F">
        <w:rPr>
          <w:rFonts w:ascii="Calibri" w:hAnsi="Calibri" w:cs="Calibri"/>
          <w:lang w:val="pt-BR"/>
        </w:rPr>
        <w:t>.</w:t>
      </w:r>
    </w:p>
    <w:p w14:paraId="06370ED9" w14:textId="77777777" w:rsidR="00CB70D5" w:rsidRDefault="003B1169" w:rsidP="006834A0">
      <w:pPr>
        <w:spacing w:line="360" w:lineRule="auto"/>
        <w:jc w:val="both"/>
        <w:rPr>
          <w:rFonts w:ascii="Calibri" w:hAnsi="Calibri" w:cs="Calibri"/>
          <w:lang w:val="pt-BR"/>
        </w:rPr>
      </w:pPr>
      <w:r w:rsidRPr="00A3475F">
        <w:rPr>
          <w:rFonts w:ascii="Calibri" w:hAnsi="Calibri" w:cs="Calibri"/>
          <w:lang w:val="pt-BR"/>
        </w:rPr>
        <w:t xml:space="preserve">5.7. Após a </w:t>
      </w:r>
      <w:r w:rsidRPr="00CB70D5">
        <w:rPr>
          <w:rFonts w:ascii="Calibri" w:hAnsi="Calibri" w:cs="Calibri"/>
          <w:b/>
          <w:bCs/>
          <w:lang w:val="pt-BR"/>
        </w:rPr>
        <w:t xml:space="preserve">TICKET </w:t>
      </w:r>
      <w:r w:rsidRPr="00A3475F">
        <w:rPr>
          <w:rFonts w:ascii="Calibri" w:hAnsi="Calibri" w:cs="Calibri"/>
          <w:lang w:val="pt-BR"/>
        </w:rPr>
        <w:t>indicar clientes, a</w:t>
      </w:r>
      <w:r w:rsidRPr="00CB70D5">
        <w:rPr>
          <w:rFonts w:ascii="Calibri" w:hAnsi="Calibri" w:cs="Calibri"/>
          <w:b/>
          <w:bCs/>
          <w:lang w:val="pt-BR"/>
        </w:rPr>
        <w:t xml:space="preserve"> PARCEIRA</w:t>
      </w:r>
      <w:r w:rsidRPr="00A3475F">
        <w:rPr>
          <w:rFonts w:ascii="Calibri" w:hAnsi="Calibri" w:cs="Calibri"/>
          <w:lang w:val="pt-BR"/>
        </w:rPr>
        <w:t xml:space="preserve"> deve assumir total responsabilidade pelos produtos e serviços oferecidos, eximindo a</w:t>
      </w:r>
      <w:r w:rsidRPr="00CB70D5">
        <w:rPr>
          <w:rFonts w:ascii="Calibri" w:hAnsi="Calibri" w:cs="Calibri"/>
          <w:b/>
          <w:bCs/>
          <w:lang w:val="pt-BR"/>
        </w:rPr>
        <w:t xml:space="preserve"> TICKET</w:t>
      </w:r>
      <w:r w:rsidRPr="00A3475F">
        <w:rPr>
          <w:rFonts w:ascii="Calibri" w:hAnsi="Calibri" w:cs="Calibri"/>
          <w:lang w:val="pt-BR"/>
        </w:rPr>
        <w:t xml:space="preserve"> de qualquer prejuízo ou responsabilidade decorrente</w:t>
      </w:r>
      <w:r w:rsidR="00A3475F">
        <w:rPr>
          <w:rFonts w:ascii="Calibri" w:hAnsi="Calibri" w:cs="Calibri"/>
          <w:lang w:val="pt-BR"/>
        </w:rPr>
        <w:t>.</w:t>
      </w:r>
    </w:p>
    <w:p w14:paraId="2BAAA440" w14:textId="77777777" w:rsidR="00CB70D5" w:rsidRDefault="00CB70D5" w:rsidP="006834A0">
      <w:pPr>
        <w:spacing w:line="360" w:lineRule="auto"/>
        <w:jc w:val="both"/>
        <w:rPr>
          <w:rFonts w:ascii="Calibri" w:hAnsi="Calibri" w:cs="Calibri"/>
          <w:lang w:val="pt-BR"/>
        </w:rPr>
      </w:pPr>
    </w:p>
    <w:p w14:paraId="5DF3FF45" w14:textId="77777777" w:rsidR="00CB70D5" w:rsidRDefault="00A3475F" w:rsidP="006834A0">
      <w:pPr>
        <w:spacing w:line="360" w:lineRule="auto"/>
        <w:jc w:val="both"/>
        <w:rPr>
          <w:rFonts w:ascii="Calibri" w:hAnsi="Calibri" w:cs="Calibri"/>
          <w:lang w:val="pt-BR"/>
        </w:rPr>
      </w:pPr>
      <w:r w:rsidRPr="00A3475F">
        <w:rPr>
          <w:rFonts w:ascii="Calibri" w:hAnsi="Calibri" w:cs="Calibri"/>
          <w:lang w:val="pt-BR"/>
        </w:rPr>
        <w:t xml:space="preserve">5.8. </w:t>
      </w:r>
      <w:r w:rsidR="00377D4A" w:rsidRPr="00BE7C82">
        <w:rPr>
          <w:rFonts w:ascii="Calibri" w:hAnsi="Calibri" w:cs="Calibri"/>
          <w:lang w:val="pt-BR"/>
        </w:rPr>
        <w:t>A</w:t>
      </w:r>
      <w:r w:rsidR="00377D4A" w:rsidRPr="00CB70D5">
        <w:rPr>
          <w:rFonts w:ascii="Calibri" w:hAnsi="Calibri" w:cs="Calibri"/>
          <w:b/>
          <w:bCs/>
          <w:lang w:val="pt-BR"/>
        </w:rPr>
        <w:t xml:space="preserve"> TICKET</w:t>
      </w:r>
      <w:r w:rsidR="00377D4A" w:rsidRPr="00BE7C82">
        <w:rPr>
          <w:rFonts w:ascii="Calibri" w:hAnsi="Calibri" w:cs="Calibri"/>
          <w:lang w:val="pt-BR"/>
        </w:rPr>
        <w:t xml:space="preserve"> tem a prerrogativa de indicar parceiros adicionais para atuação no mesmo âmbito previsto neste instrumento.</w:t>
      </w:r>
    </w:p>
    <w:p w14:paraId="0C2DA17C" w14:textId="77777777" w:rsidR="00CB70D5" w:rsidRDefault="00CB70D5" w:rsidP="006834A0">
      <w:pPr>
        <w:spacing w:line="360" w:lineRule="auto"/>
        <w:jc w:val="both"/>
        <w:rPr>
          <w:rFonts w:ascii="Calibri" w:hAnsi="Calibri" w:cs="Calibri"/>
          <w:lang w:val="pt-BR"/>
        </w:rPr>
      </w:pPr>
    </w:p>
    <w:p w14:paraId="24C4D79B" w14:textId="4C546D5A" w:rsidR="006834A0" w:rsidRDefault="006834A0" w:rsidP="006834A0">
      <w:pPr>
        <w:spacing w:line="360" w:lineRule="auto"/>
        <w:jc w:val="both"/>
        <w:rPr>
          <w:rFonts w:ascii="Calibri" w:hAnsi="Calibri" w:cs="Calibri"/>
          <w:b/>
          <w:bCs/>
          <w:lang w:val="pt-BR"/>
        </w:rPr>
      </w:pPr>
      <w:r w:rsidRPr="006834A0">
        <w:rPr>
          <w:rFonts w:ascii="Calibri" w:hAnsi="Calibri" w:cs="Calibri"/>
          <w:b/>
          <w:bCs/>
          <w:lang w:val="pt-BR"/>
        </w:rPr>
        <w:t xml:space="preserve">6. DAS DISPOSIÇÕES GERAIS </w:t>
      </w:r>
    </w:p>
    <w:p w14:paraId="6C995DFE" w14:textId="77777777" w:rsidR="006834A0" w:rsidRPr="006834A0" w:rsidRDefault="006834A0" w:rsidP="006834A0">
      <w:pPr>
        <w:spacing w:line="360" w:lineRule="auto"/>
        <w:jc w:val="both"/>
        <w:rPr>
          <w:rFonts w:ascii="Calibri" w:hAnsi="Calibri" w:cs="Calibri"/>
          <w:b/>
          <w:bCs/>
          <w:lang w:val="pt-BR"/>
        </w:rPr>
      </w:pPr>
    </w:p>
    <w:p w14:paraId="602A2A9E" w14:textId="748277AD" w:rsidR="000E3921" w:rsidRPr="004A43F6" w:rsidRDefault="004A43F6" w:rsidP="004A43F6">
      <w:pPr>
        <w:spacing w:line="360" w:lineRule="auto"/>
        <w:jc w:val="both"/>
        <w:rPr>
          <w:rFonts w:ascii="Calibri" w:hAnsi="Calibri" w:cs="Calibri"/>
          <w:lang w:val="pt-BR"/>
        </w:rPr>
      </w:pPr>
      <w:r>
        <w:rPr>
          <w:rFonts w:ascii="Calibri" w:hAnsi="Calibri" w:cs="Calibri"/>
          <w:lang w:val="pt-BR"/>
        </w:rPr>
        <w:t xml:space="preserve">6.1 </w:t>
      </w:r>
      <w:r w:rsidR="000E3921" w:rsidRPr="004A43F6">
        <w:rPr>
          <w:rFonts w:ascii="Calibri" w:hAnsi="Calibri" w:cs="Calibri"/>
          <w:lang w:val="pt-BR"/>
        </w:rPr>
        <w:t xml:space="preserve">As </w:t>
      </w:r>
      <w:r w:rsidR="000E3921" w:rsidRPr="004A43F6">
        <w:rPr>
          <w:rFonts w:ascii="Calibri" w:hAnsi="Calibri" w:cs="Calibri"/>
          <w:b/>
          <w:bCs/>
          <w:lang w:val="pt-BR"/>
        </w:rPr>
        <w:t>Partes</w:t>
      </w:r>
      <w:r w:rsidR="000E3921" w:rsidRPr="004A43F6">
        <w:rPr>
          <w:rFonts w:ascii="Calibri" w:hAnsi="Calibri" w:cs="Calibri"/>
          <w:lang w:val="pt-BR"/>
        </w:rPr>
        <w:t xml:space="preserve"> concordam que a assinatura eletrônica será tão válida quanto a assinatura física e será eficaz para vinculá-las a esta </w:t>
      </w:r>
      <w:r w:rsidR="004901C7" w:rsidRPr="004A43F6">
        <w:rPr>
          <w:rFonts w:ascii="Calibri" w:hAnsi="Calibri" w:cs="Calibri"/>
          <w:b/>
          <w:bCs/>
          <w:lang w:val="pt-BR"/>
        </w:rPr>
        <w:t>TERMO PILOTO</w:t>
      </w:r>
      <w:r w:rsidR="000E3921" w:rsidRPr="004A43F6">
        <w:rPr>
          <w:rFonts w:ascii="Calibri" w:hAnsi="Calibri" w:cs="Calibri"/>
          <w:b/>
          <w:bCs/>
          <w:lang w:val="pt-BR"/>
        </w:rPr>
        <w:t>,</w:t>
      </w:r>
      <w:r w:rsidR="000E3921" w:rsidRPr="004A43F6">
        <w:rPr>
          <w:rFonts w:ascii="Calibri" w:hAnsi="Calibri" w:cs="Calibri"/>
          <w:lang w:val="pt-BR"/>
        </w:rPr>
        <w:t xml:space="preserve"> desde que tal assinatura eletrônica seja gerada através de software para assinaturas eletrônicas confiável e seguro (tais como DocuSign® e  Certisign).</w:t>
      </w:r>
    </w:p>
    <w:p w14:paraId="4CB1E94E" w14:textId="77777777" w:rsidR="000E3921" w:rsidRPr="000E3921" w:rsidRDefault="000E3921" w:rsidP="000E3921">
      <w:pPr>
        <w:pStyle w:val="PargrafodaLista"/>
        <w:spacing w:line="360" w:lineRule="auto"/>
        <w:ind w:left="0"/>
        <w:jc w:val="both"/>
        <w:rPr>
          <w:rFonts w:ascii="Calibri" w:hAnsi="Calibri" w:cs="Calibri"/>
          <w:lang w:val="pt-BR"/>
        </w:rPr>
      </w:pPr>
    </w:p>
    <w:p w14:paraId="77BAE893" w14:textId="22E73539" w:rsidR="000E3921" w:rsidRPr="000E3921" w:rsidRDefault="004A43F6" w:rsidP="004A43F6">
      <w:pPr>
        <w:pStyle w:val="BodyText1"/>
        <w:spacing w:after="0" w:line="360" w:lineRule="auto"/>
        <w:ind w:left="0"/>
        <w:rPr>
          <w:rFonts w:ascii="Calibri" w:hAnsi="Calibri" w:cs="Calibri"/>
          <w:sz w:val="22"/>
          <w:szCs w:val="22"/>
          <w:lang w:val="pt-BR"/>
        </w:rPr>
      </w:pPr>
      <w:r>
        <w:rPr>
          <w:rFonts w:ascii="Calibri" w:hAnsi="Calibri" w:cs="Calibri"/>
          <w:sz w:val="22"/>
          <w:szCs w:val="22"/>
          <w:lang w:val="pt-BR"/>
        </w:rPr>
        <w:t xml:space="preserve">6.2 </w:t>
      </w:r>
      <w:r w:rsidR="000E3921">
        <w:rPr>
          <w:rFonts w:ascii="Calibri" w:hAnsi="Calibri" w:cs="Calibri"/>
          <w:sz w:val="22"/>
          <w:szCs w:val="22"/>
          <w:lang w:val="pt-BR"/>
        </w:rPr>
        <w:t>A</w:t>
      </w:r>
      <w:r w:rsidR="000E3921" w:rsidRPr="000E3921">
        <w:rPr>
          <w:rFonts w:ascii="Calibri" w:hAnsi="Calibri" w:cs="Calibri"/>
          <w:sz w:val="22"/>
          <w:szCs w:val="22"/>
          <w:lang w:val="pt-BR"/>
        </w:rPr>
        <w:t xml:space="preserve">s </w:t>
      </w:r>
      <w:r w:rsidR="000E3921" w:rsidRPr="000E3921">
        <w:rPr>
          <w:rFonts w:ascii="Calibri" w:hAnsi="Calibri" w:cs="Calibri"/>
          <w:b/>
          <w:bCs/>
          <w:sz w:val="22"/>
          <w:szCs w:val="22"/>
          <w:lang w:val="pt-BR"/>
        </w:rPr>
        <w:t xml:space="preserve">Partes </w:t>
      </w:r>
      <w:r w:rsidR="000E3921" w:rsidRPr="000E3921">
        <w:rPr>
          <w:rFonts w:ascii="Calibri" w:hAnsi="Calibri" w:cs="Calibri"/>
          <w:sz w:val="22"/>
          <w:szCs w:val="22"/>
          <w:lang w:val="pt-BR"/>
        </w:rPr>
        <w:t>elegem o foro da Comarca de São Paulo, Estado de São Paulo, em detrimento de qualquer outro, por mais privilegiado que seja ou possa vir a ser.</w:t>
      </w:r>
    </w:p>
    <w:p w14:paraId="5879366E" w14:textId="77777777" w:rsidR="000E3921" w:rsidRPr="000E3921" w:rsidRDefault="000E3921" w:rsidP="000E3921">
      <w:pPr>
        <w:pStyle w:val="BodyText1"/>
        <w:spacing w:after="0" w:line="360" w:lineRule="auto"/>
        <w:ind w:left="0"/>
        <w:rPr>
          <w:rFonts w:ascii="Calibri" w:hAnsi="Calibri" w:cs="Calibri"/>
          <w:sz w:val="22"/>
          <w:szCs w:val="22"/>
          <w:lang w:val="pt-BR"/>
        </w:rPr>
      </w:pPr>
    </w:p>
    <w:p w14:paraId="3D2A0170" w14:textId="4F7BF42C" w:rsidR="000E3921" w:rsidRPr="000E3921" w:rsidRDefault="000E3921" w:rsidP="000E3921">
      <w:pPr>
        <w:pStyle w:val="BodyText1"/>
        <w:spacing w:after="0" w:line="360" w:lineRule="auto"/>
        <w:ind w:left="0"/>
        <w:rPr>
          <w:rFonts w:ascii="Calibri" w:hAnsi="Calibri" w:cs="Calibri"/>
          <w:sz w:val="22"/>
          <w:szCs w:val="22"/>
          <w:lang w:val="pt-BR"/>
        </w:rPr>
      </w:pPr>
      <w:r w:rsidRPr="000E3921">
        <w:rPr>
          <w:rFonts w:ascii="Calibri" w:hAnsi="Calibri" w:cs="Calibri"/>
          <w:sz w:val="22"/>
          <w:szCs w:val="22"/>
          <w:lang w:val="pt-BR"/>
        </w:rPr>
        <w:t xml:space="preserve">E por estarem justas e contratadas as </w:t>
      </w:r>
      <w:r w:rsidRPr="000E3921">
        <w:rPr>
          <w:rFonts w:ascii="Calibri" w:hAnsi="Calibri" w:cs="Calibri"/>
          <w:b/>
          <w:bCs/>
          <w:sz w:val="22"/>
          <w:szCs w:val="22"/>
          <w:lang w:val="pt-BR"/>
        </w:rPr>
        <w:t>Partes</w:t>
      </w:r>
      <w:r w:rsidRPr="000E3921">
        <w:rPr>
          <w:rFonts w:ascii="Calibri" w:hAnsi="Calibri" w:cs="Calibri"/>
          <w:sz w:val="22"/>
          <w:szCs w:val="22"/>
          <w:lang w:val="pt-BR"/>
        </w:rPr>
        <w:t xml:space="preserve"> assinam a presente </w:t>
      </w:r>
      <w:r w:rsidR="004901C7">
        <w:rPr>
          <w:rFonts w:ascii="Calibri" w:hAnsi="Calibri" w:cs="Calibri"/>
          <w:b/>
          <w:bCs/>
          <w:sz w:val="22"/>
          <w:szCs w:val="22"/>
          <w:lang w:val="pt-BR"/>
        </w:rPr>
        <w:t>TERMO PILOTO</w:t>
      </w:r>
      <w:r w:rsidRPr="000E3921">
        <w:rPr>
          <w:rFonts w:ascii="Calibri" w:hAnsi="Calibri" w:cs="Calibri"/>
          <w:sz w:val="22"/>
          <w:szCs w:val="22"/>
          <w:lang w:val="pt-BR"/>
        </w:rPr>
        <w:t>, em duas vias de igual teor e forma, na presença de duas testemunhas, para que surta todos os devidos efeitos legais.</w:t>
      </w:r>
    </w:p>
    <w:p w14:paraId="3C94B23B" w14:textId="77777777" w:rsidR="006F01DD" w:rsidRDefault="006F01DD" w:rsidP="000E3921">
      <w:pPr>
        <w:spacing w:line="360" w:lineRule="auto"/>
        <w:jc w:val="center"/>
        <w:rPr>
          <w:rFonts w:ascii="Calibri" w:hAnsi="Calibri" w:cs="Calibri"/>
          <w:color w:val="000000"/>
          <w:lang w:val="pt-BR"/>
        </w:rPr>
      </w:pPr>
    </w:p>
    <w:p w14:paraId="21C599EF" w14:textId="093562BF" w:rsidR="000E3921" w:rsidRPr="000E3921" w:rsidRDefault="000E3921" w:rsidP="000E3921">
      <w:pPr>
        <w:spacing w:line="360" w:lineRule="auto"/>
        <w:jc w:val="center"/>
        <w:rPr>
          <w:rFonts w:ascii="Calibri" w:hAnsi="Calibri" w:cs="Calibri"/>
          <w:color w:val="000000"/>
          <w:lang w:val="pt-BR"/>
        </w:rPr>
      </w:pPr>
      <w:r w:rsidRPr="000E3921">
        <w:rPr>
          <w:rFonts w:ascii="Calibri" w:hAnsi="Calibri" w:cs="Calibri"/>
          <w:color w:val="000000"/>
          <w:lang w:val="pt-BR"/>
        </w:rPr>
        <w:t xml:space="preserve">São Paulo, </w:t>
      </w:r>
      <w:r w:rsidRPr="000E3921">
        <w:rPr>
          <w:rFonts w:ascii="Calibri" w:hAnsi="Calibri" w:cs="Calibri"/>
          <w:snapToGrid w:val="0"/>
          <w:color w:val="000000"/>
        </w:rPr>
        <w:fldChar w:fldCharType="begin">
          <w:ffData>
            <w:name w:val="Texto45"/>
            <w:enabled/>
            <w:calcOnExit w:val="0"/>
            <w:textInput/>
          </w:ffData>
        </w:fldChar>
      </w:r>
      <w:r w:rsidRPr="000E3921">
        <w:rPr>
          <w:rFonts w:ascii="Calibri" w:hAnsi="Calibri" w:cs="Calibri"/>
          <w:snapToGrid w:val="0"/>
          <w:color w:val="000000"/>
          <w:lang w:val="pt-BR"/>
        </w:rPr>
        <w:instrText xml:space="preserve"> FORMTEXT </w:instrText>
      </w:r>
      <w:r w:rsidRPr="000E3921">
        <w:rPr>
          <w:rFonts w:ascii="Calibri" w:hAnsi="Calibri" w:cs="Calibri"/>
          <w:snapToGrid w:val="0"/>
          <w:color w:val="000000"/>
        </w:rPr>
      </w:r>
      <w:r w:rsidRPr="000E3921">
        <w:rPr>
          <w:rFonts w:ascii="Calibri" w:hAnsi="Calibri" w:cs="Calibri"/>
          <w:snapToGrid w:val="0"/>
          <w:color w:val="000000"/>
        </w:rPr>
        <w:fldChar w:fldCharType="separate"/>
      </w:r>
      <w:r w:rsidRPr="000E3921">
        <w:rPr>
          <w:rFonts w:ascii="Calibri" w:hAnsi="Calibri" w:cs="Calibri"/>
          <w:snapToGrid w:val="0"/>
          <w:color w:val="000000"/>
        </w:rPr>
        <w:t> </w:t>
      </w:r>
      <w:r w:rsidRPr="000E3921">
        <w:rPr>
          <w:rFonts w:ascii="Calibri" w:hAnsi="Calibri" w:cs="Calibri"/>
          <w:snapToGrid w:val="0"/>
          <w:color w:val="000000"/>
        </w:rPr>
        <w:t> </w:t>
      </w:r>
      <w:r w:rsidRPr="000E3921">
        <w:rPr>
          <w:rFonts w:ascii="Calibri" w:hAnsi="Calibri" w:cs="Calibri"/>
          <w:snapToGrid w:val="0"/>
          <w:color w:val="000000"/>
        </w:rPr>
        <w:t> </w:t>
      </w:r>
      <w:r w:rsidRPr="000E3921">
        <w:rPr>
          <w:rFonts w:ascii="Calibri" w:hAnsi="Calibri" w:cs="Calibri"/>
          <w:snapToGrid w:val="0"/>
          <w:color w:val="000000"/>
        </w:rPr>
        <w:t> </w:t>
      </w:r>
      <w:r w:rsidRPr="000E3921">
        <w:rPr>
          <w:rFonts w:ascii="Calibri" w:hAnsi="Calibri" w:cs="Calibri"/>
          <w:snapToGrid w:val="0"/>
          <w:color w:val="000000"/>
        </w:rPr>
        <w:t> </w:t>
      </w:r>
      <w:r w:rsidRPr="000E3921">
        <w:rPr>
          <w:rFonts w:ascii="Calibri" w:hAnsi="Calibri" w:cs="Calibri"/>
          <w:snapToGrid w:val="0"/>
          <w:color w:val="000000"/>
        </w:rPr>
        <w:fldChar w:fldCharType="end"/>
      </w:r>
      <w:r w:rsidRPr="000E3921">
        <w:rPr>
          <w:rFonts w:ascii="Calibri" w:hAnsi="Calibri" w:cs="Calibri"/>
          <w:color w:val="000000"/>
          <w:lang w:val="pt-BR"/>
        </w:rPr>
        <w:t xml:space="preserve"> de </w:t>
      </w:r>
      <w:del w:id="166" w:author="NEPOMUCENO Gabrielle" w:date="2026-01-14T18:24:00Z" w16du:dateUtc="2026-01-14T21:24:00Z">
        <w:r w:rsidRPr="000E3921" w:rsidDel="00930F63">
          <w:rPr>
            <w:rFonts w:ascii="Calibri" w:hAnsi="Calibri" w:cs="Calibri"/>
            <w:snapToGrid w:val="0"/>
            <w:color w:val="000000"/>
          </w:rPr>
          <w:fldChar w:fldCharType="begin">
            <w:ffData>
              <w:name w:val="Texto45"/>
              <w:enabled/>
              <w:calcOnExit w:val="0"/>
              <w:textInput/>
            </w:ffData>
          </w:fldChar>
        </w:r>
        <w:r w:rsidRPr="000E3921" w:rsidDel="00930F63">
          <w:rPr>
            <w:rFonts w:ascii="Calibri" w:hAnsi="Calibri" w:cs="Calibri"/>
            <w:snapToGrid w:val="0"/>
            <w:color w:val="000000"/>
            <w:lang w:val="pt-BR"/>
          </w:rPr>
          <w:delInstrText xml:space="preserve"> FORMTEXT </w:delInstrText>
        </w:r>
        <w:r w:rsidRPr="000E3921" w:rsidDel="00930F63">
          <w:rPr>
            <w:rFonts w:ascii="Calibri" w:hAnsi="Calibri" w:cs="Calibri"/>
            <w:snapToGrid w:val="0"/>
            <w:color w:val="000000"/>
          </w:rPr>
        </w:r>
        <w:r w:rsidRPr="000E3921" w:rsidDel="00930F63">
          <w:rPr>
            <w:rFonts w:ascii="Calibri" w:hAnsi="Calibri" w:cs="Calibri"/>
            <w:snapToGrid w:val="0"/>
            <w:color w:val="000000"/>
          </w:rPr>
          <w:fldChar w:fldCharType="separate"/>
        </w:r>
        <w:r w:rsidRPr="000E3921" w:rsidDel="00930F63">
          <w:rPr>
            <w:rFonts w:ascii="Calibri" w:hAnsi="Calibri" w:cs="Calibri"/>
            <w:snapToGrid w:val="0"/>
            <w:color w:val="000000"/>
          </w:rPr>
          <w:delText> </w:delText>
        </w:r>
        <w:r w:rsidRPr="000E3921" w:rsidDel="00930F63">
          <w:rPr>
            <w:rFonts w:ascii="Calibri" w:hAnsi="Calibri" w:cs="Calibri"/>
            <w:snapToGrid w:val="0"/>
            <w:color w:val="000000"/>
          </w:rPr>
          <w:delText> </w:delText>
        </w:r>
        <w:r w:rsidRPr="000E3921" w:rsidDel="00930F63">
          <w:rPr>
            <w:rFonts w:ascii="Calibri" w:hAnsi="Calibri" w:cs="Calibri"/>
            <w:snapToGrid w:val="0"/>
            <w:color w:val="000000"/>
          </w:rPr>
          <w:delText> </w:delText>
        </w:r>
        <w:r w:rsidRPr="000E3921" w:rsidDel="00930F63">
          <w:rPr>
            <w:rFonts w:ascii="Calibri" w:hAnsi="Calibri" w:cs="Calibri"/>
            <w:snapToGrid w:val="0"/>
            <w:color w:val="000000"/>
          </w:rPr>
          <w:delText> </w:delText>
        </w:r>
        <w:r w:rsidRPr="000E3921" w:rsidDel="00930F63">
          <w:rPr>
            <w:rFonts w:ascii="Calibri" w:hAnsi="Calibri" w:cs="Calibri"/>
            <w:snapToGrid w:val="0"/>
            <w:color w:val="000000"/>
          </w:rPr>
          <w:delText> </w:delText>
        </w:r>
        <w:r w:rsidRPr="000E3921" w:rsidDel="00930F63">
          <w:rPr>
            <w:rFonts w:ascii="Calibri" w:hAnsi="Calibri" w:cs="Calibri"/>
            <w:snapToGrid w:val="0"/>
            <w:color w:val="000000"/>
          </w:rPr>
          <w:fldChar w:fldCharType="end"/>
        </w:r>
        <w:r w:rsidRPr="000E3921" w:rsidDel="00930F63">
          <w:rPr>
            <w:rFonts w:ascii="Calibri" w:hAnsi="Calibri" w:cs="Calibri"/>
            <w:color w:val="000000"/>
            <w:lang w:val="pt-BR"/>
          </w:rPr>
          <w:delText xml:space="preserve"> </w:delText>
        </w:r>
      </w:del>
      <w:proofErr w:type="gramStart"/>
      <w:ins w:id="167" w:author="NEPOMUCENO Gabrielle" w:date="2026-01-14T18:24:00Z" w16du:dateUtc="2026-01-14T21:24:00Z">
        <w:r w:rsidR="00930F63" w:rsidRPr="00930F63">
          <w:rPr>
            <w:rFonts w:ascii="Calibri" w:hAnsi="Calibri" w:cs="Calibri"/>
            <w:snapToGrid w:val="0"/>
            <w:color w:val="000000"/>
            <w:lang w:val="pt-BR"/>
            <w:rPrChange w:id="168" w:author="NEPOMUCENO Gabrielle" w:date="2026-01-14T18:24:00Z" w16du:dateUtc="2026-01-14T21:24:00Z">
              <w:rPr>
                <w:rFonts w:ascii="Calibri" w:hAnsi="Calibri" w:cs="Calibri"/>
                <w:snapToGrid w:val="0"/>
                <w:color w:val="000000"/>
              </w:rPr>
            </w:rPrChange>
          </w:rPr>
          <w:t>Ja</w:t>
        </w:r>
        <w:r w:rsidR="00930F63">
          <w:rPr>
            <w:rFonts w:ascii="Calibri" w:hAnsi="Calibri" w:cs="Calibri"/>
            <w:snapToGrid w:val="0"/>
            <w:color w:val="000000"/>
            <w:lang w:val="pt-BR"/>
          </w:rPr>
          <w:t>neiro</w:t>
        </w:r>
        <w:proofErr w:type="gramEnd"/>
        <w:r w:rsidR="00930F63" w:rsidRPr="000E3921">
          <w:rPr>
            <w:rFonts w:ascii="Calibri" w:hAnsi="Calibri" w:cs="Calibri"/>
            <w:color w:val="000000"/>
            <w:lang w:val="pt-BR"/>
          </w:rPr>
          <w:t xml:space="preserve"> </w:t>
        </w:r>
      </w:ins>
      <w:r w:rsidRPr="000E3921">
        <w:rPr>
          <w:rFonts w:ascii="Calibri" w:hAnsi="Calibri" w:cs="Calibri"/>
          <w:color w:val="000000"/>
          <w:lang w:val="pt-BR"/>
        </w:rPr>
        <w:t xml:space="preserve">de </w:t>
      </w:r>
      <w:del w:id="169" w:author="NEPOMUCENO Gabrielle" w:date="2026-01-14T18:24:00Z" w16du:dateUtc="2026-01-14T21:24:00Z">
        <w:r w:rsidRPr="000E3921" w:rsidDel="00930F63">
          <w:rPr>
            <w:rFonts w:ascii="Calibri" w:hAnsi="Calibri" w:cs="Calibri"/>
            <w:snapToGrid w:val="0"/>
            <w:color w:val="000000"/>
          </w:rPr>
          <w:fldChar w:fldCharType="begin">
            <w:ffData>
              <w:name w:val="Texto45"/>
              <w:enabled/>
              <w:calcOnExit w:val="0"/>
              <w:textInput/>
            </w:ffData>
          </w:fldChar>
        </w:r>
        <w:r w:rsidRPr="000E3921" w:rsidDel="00930F63">
          <w:rPr>
            <w:rFonts w:ascii="Calibri" w:hAnsi="Calibri" w:cs="Calibri"/>
            <w:snapToGrid w:val="0"/>
            <w:color w:val="000000"/>
            <w:lang w:val="pt-BR"/>
          </w:rPr>
          <w:delInstrText xml:space="preserve"> FORMTEXT </w:delInstrText>
        </w:r>
        <w:r w:rsidRPr="000E3921" w:rsidDel="00930F63">
          <w:rPr>
            <w:rFonts w:ascii="Calibri" w:hAnsi="Calibri" w:cs="Calibri"/>
            <w:snapToGrid w:val="0"/>
            <w:color w:val="000000"/>
          </w:rPr>
        </w:r>
        <w:r w:rsidRPr="000E3921" w:rsidDel="00930F63">
          <w:rPr>
            <w:rFonts w:ascii="Calibri" w:hAnsi="Calibri" w:cs="Calibri"/>
            <w:snapToGrid w:val="0"/>
            <w:color w:val="000000"/>
          </w:rPr>
          <w:fldChar w:fldCharType="separate"/>
        </w:r>
        <w:r w:rsidRPr="000E3921" w:rsidDel="00930F63">
          <w:rPr>
            <w:rFonts w:ascii="Calibri" w:hAnsi="Calibri" w:cs="Calibri"/>
            <w:snapToGrid w:val="0"/>
            <w:color w:val="000000"/>
          </w:rPr>
          <w:delText> </w:delText>
        </w:r>
        <w:r w:rsidRPr="000E3921" w:rsidDel="00930F63">
          <w:rPr>
            <w:rFonts w:ascii="Calibri" w:hAnsi="Calibri" w:cs="Calibri"/>
            <w:snapToGrid w:val="0"/>
            <w:color w:val="000000"/>
          </w:rPr>
          <w:delText> </w:delText>
        </w:r>
        <w:r w:rsidRPr="000E3921" w:rsidDel="00930F63">
          <w:rPr>
            <w:rFonts w:ascii="Calibri" w:hAnsi="Calibri" w:cs="Calibri"/>
            <w:snapToGrid w:val="0"/>
            <w:color w:val="000000"/>
          </w:rPr>
          <w:delText> </w:delText>
        </w:r>
        <w:r w:rsidRPr="000E3921" w:rsidDel="00930F63">
          <w:rPr>
            <w:rFonts w:ascii="Calibri" w:hAnsi="Calibri" w:cs="Calibri"/>
            <w:snapToGrid w:val="0"/>
            <w:color w:val="000000"/>
          </w:rPr>
          <w:delText> </w:delText>
        </w:r>
        <w:r w:rsidRPr="000E3921" w:rsidDel="00930F63">
          <w:rPr>
            <w:rFonts w:ascii="Calibri" w:hAnsi="Calibri" w:cs="Calibri"/>
            <w:snapToGrid w:val="0"/>
            <w:color w:val="000000"/>
          </w:rPr>
          <w:delText> </w:delText>
        </w:r>
        <w:r w:rsidRPr="000E3921" w:rsidDel="00930F63">
          <w:rPr>
            <w:rFonts w:ascii="Calibri" w:hAnsi="Calibri" w:cs="Calibri"/>
            <w:snapToGrid w:val="0"/>
            <w:color w:val="000000"/>
          </w:rPr>
          <w:fldChar w:fldCharType="end"/>
        </w:r>
        <w:r w:rsidRPr="000E3921" w:rsidDel="00930F63">
          <w:rPr>
            <w:rFonts w:ascii="Calibri" w:hAnsi="Calibri" w:cs="Calibri"/>
            <w:color w:val="000000"/>
            <w:lang w:val="pt-BR"/>
          </w:rPr>
          <w:delText>.</w:delText>
        </w:r>
      </w:del>
      <w:ins w:id="170" w:author="NEPOMUCENO Gabrielle" w:date="2026-01-14T18:24:00Z" w16du:dateUtc="2026-01-14T21:24:00Z">
        <w:r w:rsidR="00930F63" w:rsidRPr="00930F63">
          <w:rPr>
            <w:rFonts w:ascii="Calibri" w:hAnsi="Calibri" w:cs="Calibri"/>
            <w:snapToGrid w:val="0"/>
            <w:color w:val="000000"/>
            <w:lang w:val="pt-BR"/>
            <w:rPrChange w:id="171" w:author="NEPOMUCENO Gabrielle" w:date="2026-01-14T18:24:00Z" w16du:dateUtc="2026-01-14T21:24:00Z">
              <w:rPr>
                <w:rFonts w:ascii="Calibri" w:hAnsi="Calibri" w:cs="Calibri"/>
                <w:snapToGrid w:val="0"/>
                <w:color w:val="000000"/>
              </w:rPr>
            </w:rPrChange>
          </w:rPr>
          <w:t>2026</w:t>
        </w:r>
        <w:r w:rsidR="00930F63" w:rsidRPr="000E3921">
          <w:rPr>
            <w:rFonts w:ascii="Calibri" w:hAnsi="Calibri" w:cs="Calibri"/>
            <w:color w:val="000000"/>
            <w:lang w:val="pt-BR"/>
          </w:rPr>
          <w:t>.</w:t>
        </w:r>
      </w:ins>
    </w:p>
    <w:p w14:paraId="34AF2B82" w14:textId="24105142" w:rsidR="000E3921" w:rsidRDefault="000E3921" w:rsidP="000E3921">
      <w:pPr>
        <w:spacing w:line="360" w:lineRule="auto"/>
        <w:jc w:val="both"/>
        <w:rPr>
          <w:rFonts w:ascii="Calibri" w:hAnsi="Calibri" w:cs="Calibri"/>
          <w:b/>
          <w:bCs/>
          <w:lang w:val="pt-BR"/>
        </w:rPr>
      </w:pPr>
    </w:p>
    <w:p w14:paraId="33623375" w14:textId="77777777" w:rsidR="00927033" w:rsidRPr="000E3921" w:rsidRDefault="00927033" w:rsidP="000E3921">
      <w:pPr>
        <w:spacing w:line="360" w:lineRule="auto"/>
        <w:jc w:val="both"/>
        <w:rPr>
          <w:rFonts w:ascii="Calibri" w:hAnsi="Calibri" w:cs="Calibri"/>
          <w:b/>
          <w:bCs/>
          <w:lang w:val="pt-BR"/>
        </w:rPr>
      </w:pPr>
    </w:p>
    <w:p w14:paraId="05E76D85" w14:textId="77AFC6E9" w:rsidR="00927033" w:rsidRPr="004A43F6" w:rsidRDefault="000E3921" w:rsidP="00927033">
      <w:pPr>
        <w:spacing w:line="360" w:lineRule="auto"/>
        <w:rPr>
          <w:rFonts w:ascii="Calibri" w:hAnsi="Calibri" w:cs="Calibri"/>
          <w:lang w:val="pt-BR"/>
        </w:rPr>
      </w:pPr>
      <w:r w:rsidRPr="004A43F6">
        <w:rPr>
          <w:rFonts w:ascii="Calibri" w:hAnsi="Calibri" w:cs="Calibri"/>
          <w:lang w:val="pt-BR"/>
        </w:rPr>
        <w:t>_____________________________</w:t>
      </w:r>
      <w:r w:rsidR="00927033" w:rsidRPr="004A43F6">
        <w:rPr>
          <w:rFonts w:ascii="Calibri" w:hAnsi="Calibri" w:cs="Calibri"/>
          <w:lang w:val="pt-BR"/>
        </w:rPr>
        <w:t xml:space="preserve">                                  ______________________________________</w:t>
      </w:r>
    </w:p>
    <w:p w14:paraId="0746C6C4" w14:textId="440B035D" w:rsidR="000E3921" w:rsidRPr="00927033" w:rsidRDefault="00927033" w:rsidP="00927033">
      <w:pPr>
        <w:spacing w:line="360" w:lineRule="auto"/>
        <w:rPr>
          <w:rFonts w:ascii="Calibri" w:hAnsi="Calibri" w:cs="Calibri"/>
          <w:b/>
          <w:bCs/>
          <w:lang w:val="pt-BR"/>
        </w:rPr>
      </w:pPr>
      <w:r w:rsidRPr="00927033">
        <w:rPr>
          <w:rFonts w:ascii="Calibri" w:hAnsi="Calibri" w:cs="Calibri"/>
          <w:b/>
          <w:bCs/>
          <w:snapToGrid w:val="0"/>
          <w:color w:val="000000"/>
          <w:lang w:val="pt-BR"/>
        </w:rPr>
        <w:t xml:space="preserve">TICKET SERVIÇOS S.A </w:t>
      </w:r>
      <w:r w:rsidRPr="00927033">
        <w:rPr>
          <w:rFonts w:ascii="Calibri" w:hAnsi="Calibri" w:cs="Calibri"/>
          <w:b/>
          <w:bCs/>
          <w:snapToGrid w:val="0"/>
          <w:color w:val="000000"/>
          <w:lang w:val="pt-BR"/>
        </w:rPr>
        <w:tab/>
      </w:r>
      <w:r w:rsidRPr="00927033">
        <w:rPr>
          <w:rFonts w:ascii="Calibri" w:hAnsi="Calibri" w:cs="Calibri"/>
          <w:b/>
          <w:bCs/>
          <w:snapToGrid w:val="0"/>
          <w:color w:val="000000"/>
          <w:lang w:val="pt-BR"/>
        </w:rPr>
        <w:tab/>
      </w:r>
      <w:r w:rsidRPr="00927033">
        <w:rPr>
          <w:rFonts w:ascii="Calibri" w:hAnsi="Calibri" w:cs="Calibri"/>
          <w:b/>
          <w:bCs/>
          <w:snapToGrid w:val="0"/>
          <w:color w:val="000000"/>
          <w:lang w:val="pt-BR"/>
        </w:rPr>
        <w:tab/>
      </w:r>
      <w:r w:rsidRPr="00927033">
        <w:rPr>
          <w:rFonts w:ascii="Calibri" w:hAnsi="Calibri" w:cs="Calibri"/>
          <w:b/>
          <w:bCs/>
          <w:snapToGrid w:val="0"/>
          <w:color w:val="000000"/>
          <w:lang w:val="pt-BR"/>
        </w:rPr>
        <w:tab/>
      </w:r>
      <w:r w:rsidRPr="00927033">
        <w:rPr>
          <w:rFonts w:ascii="Calibri" w:hAnsi="Calibri" w:cs="Calibri"/>
          <w:b/>
          <w:bCs/>
          <w:snapToGrid w:val="0"/>
          <w:color w:val="000000"/>
          <w:lang w:val="pt-BR"/>
        </w:rPr>
        <w:tab/>
      </w:r>
      <w:r>
        <w:rPr>
          <w:rFonts w:ascii="Calibri" w:hAnsi="Calibri" w:cs="Calibri"/>
          <w:b/>
          <w:bCs/>
          <w:snapToGrid w:val="0"/>
          <w:color w:val="000000"/>
          <w:lang w:val="pt-BR"/>
        </w:rPr>
        <w:t xml:space="preserve">                      </w:t>
      </w:r>
      <w:r w:rsidR="008470E1">
        <w:rPr>
          <w:rFonts w:ascii="Calibri" w:hAnsi="Calibri" w:cs="Calibri"/>
          <w:b/>
          <w:bCs/>
          <w:snapToGrid w:val="0"/>
          <w:color w:val="000000"/>
          <w:lang w:val="pt-BR"/>
        </w:rPr>
        <w:t>PARCEIRA</w:t>
      </w:r>
    </w:p>
    <w:p w14:paraId="41440360" w14:textId="77777777" w:rsidR="000E3921" w:rsidRPr="00927033" w:rsidRDefault="000E3921" w:rsidP="000E3921">
      <w:pPr>
        <w:spacing w:line="360" w:lineRule="auto"/>
        <w:jc w:val="both"/>
        <w:rPr>
          <w:rFonts w:ascii="Calibri" w:hAnsi="Calibri" w:cs="Calibri"/>
          <w:b/>
          <w:bCs/>
          <w:lang w:val="pt-BR"/>
        </w:rPr>
      </w:pPr>
    </w:p>
    <w:p w14:paraId="6942603A" w14:textId="77777777" w:rsidR="000E3921" w:rsidRDefault="000E3921" w:rsidP="000E3921">
      <w:pPr>
        <w:spacing w:line="360" w:lineRule="auto"/>
        <w:jc w:val="both"/>
        <w:rPr>
          <w:rFonts w:ascii="Calibri" w:hAnsi="Calibri" w:cs="Calibri"/>
          <w:b/>
          <w:bCs/>
          <w:lang w:val="pt-BR"/>
        </w:rPr>
      </w:pPr>
    </w:p>
    <w:p w14:paraId="623788AC" w14:textId="77777777" w:rsidR="000E3921" w:rsidRPr="000E3921" w:rsidRDefault="000E3921" w:rsidP="000E3921">
      <w:pPr>
        <w:spacing w:line="360" w:lineRule="auto"/>
        <w:jc w:val="both"/>
        <w:rPr>
          <w:rFonts w:ascii="Calibri" w:hAnsi="Calibri" w:cs="Calibri"/>
          <w:b/>
          <w:bCs/>
          <w:lang w:val="pt-BR"/>
        </w:rPr>
      </w:pPr>
      <w:r w:rsidRPr="000E3921">
        <w:rPr>
          <w:rFonts w:ascii="Calibri" w:hAnsi="Calibri" w:cs="Calibri"/>
          <w:b/>
          <w:bCs/>
          <w:lang w:val="pt-BR"/>
        </w:rPr>
        <w:t>Testemunhas:</w:t>
      </w:r>
    </w:p>
    <w:p w14:paraId="07830CAC" w14:textId="77777777" w:rsidR="000E3921" w:rsidRPr="000E3921" w:rsidRDefault="000E3921" w:rsidP="000E3921">
      <w:pPr>
        <w:spacing w:line="360" w:lineRule="auto"/>
        <w:jc w:val="both"/>
        <w:rPr>
          <w:rFonts w:ascii="Calibri" w:hAnsi="Calibri" w:cs="Calibri"/>
          <w:lang w:val="pt-BR"/>
        </w:rPr>
      </w:pPr>
      <w:r w:rsidRPr="000E3921">
        <w:rPr>
          <w:rFonts w:ascii="Calibri" w:hAnsi="Calibri" w:cs="Calibri"/>
          <w:lang w:val="pt-BR"/>
        </w:rPr>
        <w:t>1. ___________________________________</w:t>
      </w:r>
      <w:r w:rsidRPr="000E3921">
        <w:rPr>
          <w:rFonts w:ascii="Calibri" w:hAnsi="Calibri" w:cs="Calibri"/>
          <w:lang w:val="pt-BR"/>
        </w:rPr>
        <w:tab/>
        <w:t>2. ___________________________________</w:t>
      </w:r>
    </w:p>
    <w:p w14:paraId="4989E253" w14:textId="77777777" w:rsidR="000E3921" w:rsidRPr="000E3921" w:rsidRDefault="000E3921" w:rsidP="000E3921">
      <w:pPr>
        <w:spacing w:line="360" w:lineRule="auto"/>
        <w:jc w:val="both"/>
        <w:rPr>
          <w:rFonts w:ascii="Calibri" w:hAnsi="Calibri" w:cs="Calibri"/>
          <w:lang w:val="pt-BR"/>
        </w:rPr>
      </w:pPr>
      <w:r w:rsidRPr="000E3921">
        <w:rPr>
          <w:rFonts w:ascii="Calibri" w:hAnsi="Calibri" w:cs="Calibri"/>
          <w:lang w:val="pt-BR"/>
        </w:rPr>
        <w:t>Nome</w:t>
      </w:r>
      <w:r w:rsidRPr="000E3921">
        <w:rPr>
          <w:rFonts w:ascii="Calibri" w:hAnsi="Calibri" w:cs="Calibri"/>
          <w:lang w:val="pt-BR"/>
        </w:rPr>
        <w:tab/>
      </w:r>
      <w:r w:rsidRPr="000E3921">
        <w:rPr>
          <w:rFonts w:ascii="Calibri" w:hAnsi="Calibri" w:cs="Calibri"/>
          <w:lang w:val="pt-BR"/>
        </w:rPr>
        <w:tab/>
      </w:r>
      <w:r w:rsidRPr="000E3921">
        <w:rPr>
          <w:rFonts w:ascii="Calibri" w:hAnsi="Calibri" w:cs="Calibri"/>
          <w:lang w:val="pt-BR"/>
        </w:rPr>
        <w:tab/>
      </w:r>
      <w:r w:rsidRPr="000E3921">
        <w:rPr>
          <w:rFonts w:ascii="Calibri" w:hAnsi="Calibri" w:cs="Calibri"/>
          <w:lang w:val="pt-BR"/>
        </w:rPr>
        <w:tab/>
      </w:r>
      <w:r w:rsidRPr="000E3921">
        <w:rPr>
          <w:rFonts w:ascii="Calibri" w:hAnsi="Calibri" w:cs="Calibri"/>
          <w:lang w:val="pt-BR"/>
        </w:rPr>
        <w:tab/>
      </w:r>
      <w:r w:rsidRPr="000E3921">
        <w:rPr>
          <w:rFonts w:ascii="Calibri" w:hAnsi="Calibri" w:cs="Calibri"/>
          <w:lang w:val="pt-BR"/>
        </w:rPr>
        <w:tab/>
        <w:t>Nome</w:t>
      </w:r>
    </w:p>
    <w:p w14:paraId="49BC5AB3" w14:textId="77777777" w:rsidR="000E3921" w:rsidRPr="000E3921" w:rsidRDefault="000E3921" w:rsidP="000E3921">
      <w:pPr>
        <w:spacing w:line="360" w:lineRule="auto"/>
        <w:jc w:val="both"/>
        <w:rPr>
          <w:rFonts w:ascii="Calibri" w:eastAsia="Tahoma" w:hAnsi="Calibri" w:cs="Calibri"/>
          <w:lang w:val="pt-BR"/>
        </w:rPr>
      </w:pPr>
      <w:r w:rsidRPr="000E3921">
        <w:rPr>
          <w:rFonts w:ascii="Calibri" w:hAnsi="Calibri" w:cs="Calibri"/>
          <w:lang w:val="pt-BR"/>
        </w:rPr>
        <w:t xml:space="preserve">CPF: </w:t>
      </w:r>
      <w:r w:rsidRPr="000E3921">
        <w:rPr>
          <w:rFonts w:ascii="Calibri" w:hAnsi="Calibri" w:cs="Calibri"/>
          <w:lang w:val="pt-BR"/>
        </w:rPr>
        <w:tab/>
      </w:r>
      <w:r w:rsidRPr="000E3921">
        <w:rPr>
          <w:rFonts w:ascii="Calibri" w:hAnsi="Calibri" w:cs="Calibri"/>
          <w:lang w:val="pt-BR"/>
        </w:rPr>
        <w:tab/>
      </w:r>
      <w:r w:rsidRPr="000E3921">
        <w:rPr>
          <w:rFonts w:ascii="Calibri" w:hAnsi="Calibri" w:cs="Calibri"/>
          <w:lang w:val="pt-BR"/>
        </w:rPr>
        <w:tab/>
      </w:r>
      <w:r w:rsidRPr="000E3921">
        <w:rPr>
          <w:rFonts w:ascii="Calibri" w:hAnsi="Calibri" w:cs="Calibri"/>
          <w:lang w:val="pt-BR"/>
        </w:rPr>
        <w:tab/>
      </w:r>
      <w:r w:rsidRPr="000E3921">
        <w:rPr>
          <w:rFonts w:ascii="Calibri" w:hAnsi="Calibri" w:cs="Calibri"/>
          <w:lang w:val="pt-BR"/>
        </w:rPr>
        <w:tab/>
      </w:r>
      <w:r w:rsidRPr="000E3921">
        <w:rPr>
          <w:rFonts w:ascii="Calibri" w:hAnsi="Calibri" w:cs="Calibri"/>
          <w:lang w:val="pt-BR"/>
        </w:rPr>
        <w:tab/>
        <w:t>CPF:</w:t>
      </w:r>
      <w:r w:rsidRPr="000E3921">
        <w:rPr>
          <w:rFonts w:ascii="Calibri" w:eastAsia="Tahoma" w:hAnsi="Calibri" w:cs="Calibri"/>
          <w:lang w:val="pt-BR"/>
        </w:rPr>
        <w:br w:type="page"/>
      </w:r>
    </w:p>
    <w:p w14:paraId="02FD9EDB" w14:textId="6D7E9FB9" w:rsidR="00A3475F" w:rsidRPr="002528C9" w:rsidRDefault="00A3475F" w:rsidP="00A3475F">
      <w:pPr>
        <w:spacing w:before="60" w:after="60"/>
        <w:ind w:left="-284"/>
        <w:jc w:val="center"/>
        <w:rPr>
          <w:rFonts w:ascii="Calibri" w:hAnsi="Calibri" w:cs="Calibri"/>
          <w:b/>
          <w:bCs/>
          <w:lang w:val="pt-BR" w:eastAsia="en-US"/>
        </w:rPr>
      </w:pPr>
      <w:bookmarkStart w:id="172" w:name="_Toc82103111"/>
      <w:r w:rsidRPr="002528C9">
        <w:rPr>
          <w:rFonts w:ascii="Calibri" w:hAnsi="Calibri" w:cs="Calibri"/>
          <w:b/>
          <w:bCs/>
          <w:lang w:val="pt-BR" w:eastAsia="en-US"/>
        </w:rPr>
        <w:lastRenderedPageBreak/>
        <w:t>ANEXO I – REMUNERAÇÃO TICKET E CONDIÇÃO DE PAGAMENTO</w:t>
      </w:r>
    </w:p>
    <w:p w14:paraId="428A3709" w14:textId="3AF0DE79" w:rsidR="00A3475F" w:rsidRPr="004B74A8" w:rsidRDefault="002528C9" w:rsidP="004B74A8">
      <w:pPr>
        <w:pStyle w:val="PargrafodaLista"/>
        <w:numPr>
          <w:ilvl w:val="1"/>
          <w:numId w:val="19"/>
        </w:numPr>
        <w:jc w:val="both"/>
        <w:rPr>
          <w:ins w:id="173" w:author="NEPOMUCENO Gabrielle" w:date="2026-01-14T18:32:00Z" w16du:dateUtc="2026-01-14T21:32:00Z"/>
          <w:rFonts w:ascii="Calibri" w:hAnsi="Calibri" w:cs="Calibri"/>
          <w:lang w:val="pt-BR" w:eastAsia="en-US"/>
          <w:rPrChange w:id="174" w:author="NEPOMUCENO Gabrielle" w:date="2026-01-14T18:32:00Z" w16du:dateUtc="2026-01-14T21:32:00Z">
            <w:rPr>
              <w:ins w:id="175" w:author="NEPOMUCENO Gabrielle" w:date="2026-01-14T18:32:00Z" w16du:dateUtc="2026-01-14T21:32:00Z"/>
              <w:lang w:val="pt-BR" w:eastAsia="en-US"/>
            </w:rPr>
          </w:rPrChange>
        </w:rPr>
        <w:pPrChange w:id="176" w:author="NEPOMUCENO Gabrielle" w:date="2026-01-14T18:32:00Z" w16du:dateUtc="2026-01-14T21:32:00Z">
          <w:pPr>
            <w:jc w:val="both"/>
          </w:pPr>
        </w:pPrChange>
      </w:pPr>
      <w:del w:id="177" w:author="NEPOMUCENO Gabrielle" w:date="2026-01-14T18:32:00Z" w16du:dateUtc="2026-01-14T21:32:00Z">
        <w:r w:rsidRPr="004B74A8" w:rsidDel="004B74A8">
          <w:rPr>
            <w:rFonts w:ascii="Calibri" w:hAnsi="Calibri" w:cs="Calibri"/>
            <w:lang w:val="pt-BR" w:eastAsia="en-US"/>
            <w:rPrChange w:id="178" w:author="NEPOMUCENO Gabrielle" w:date="2026-01-14T18:32:00Z" w16du:dateUtc="2026-01-14T21:32:00Z">
              <w:rPr>
                <w:lang w:val="pt-BR" w:eastAsia="en-US"/>
              </w:rPr>
            </w:rPrChange>
          </w:rPr>
          <w:delText xml:space="preserve">1.1 </w:delText>
        </w:r>
      </w:del>
      <w:del w:id="179" w:author="NEPOMUCENO Gabrielle" w:date="2026-01-14T18:29:00Z" w16du:dateUtc="2026-01-14T21:29:00Z">
        <w:r w:rsidRPr="004B74A8" w:rsidDel="00930F63">
          <w:rPr>
            <w:rFonts w:ascii="Calibri" w:hAnsi="Calibri" w:cs="Calibri"/>
            <w:lang w:val="pt-BR" w:eastAsia="en-US"/>
            <w:rPrChange w:id="180" w:author="NEPOMUCENO Gabrielle" w:date="2026-01-14T18:32:00Z" w16du:dateUtc="2026-01-14T21:32:00Z">
              <w:rPr>
                <w:lang w:val="pt-BR" w:eastAsia="en-US"/>
              </w:rPr>
            </w:rPrChange>
          </w:rPr>
          <w:delText xml:space="preserve">Se aplicável, a remuneração devida à </w:delText>
        </w:r>
        <w:r w:rsidRPr="004B74A8" w:rsidDel="00930F63">
          <w:rPr>
            <w:rFonts w:ascii="Calibri" w:hAnsi="Calibri" w:cs="Calibri"/>
            <w:b/>
            <w:bCs/>
            <w:lang w:val="pt-BR" w:eastAsia="en-US"/>
            <w:rPrChange w:id="181" w:author="NEPOMUCENO Gabrielle" w:date="2026-01-14T18:32:00Z" w16du:dateUtc="2026-01-14T21:32:00Z">
              <w:rPr>
                <w:b/>
                <w:bCs/>
                <w:lang w:val="pt-BR" w:eastAsia="en-US"/>
              </w:rPr>
            </w:rPrChange>
          </w:rPr>
          <w:delText>TICKET</w:delText>
        </w:r>
        <w:r w:rsidRPr="004B74A8" w:rsidDel="00930F63">
          <w:rPr>
            <w:rFonts w:ascii="Calibri" w:hAnsi="Calibri" w:cs="Calibri"/>
            <w:lang w:val="pt-BR" w:eastAsia="en-US"/>
            <w:rPrChange w:id="182" w:author="NEPOMUCENO Gabrielle" w:date="2026-01-14T18:32:00Z" w16du:dateUtc="2026-01-14T21:32:00Z">
              <w:rPr>
                <w:lang w:val="pt-BR" w:eastAsia="en-US"/>
              </w:rPr>
            </w:rPrChange>
          </w:rPr>
          <w:delText xml:space="preserve"> será processada</w:delText>
        </w:r>
      </w:del>
      <w:ins w:id="183" w:author="NEPOMUCENO Gabrielle" w:date="2026-01-14T18:30:00Z" w16du:dateUtc="2026-01-14T21:30:00Z">
        <w:r w:rsidR="00930F63" w:rsidRPr="004B74A8">
          <w:rPr>
            <w:rFonts w:ascii="Calibri" w:hAnsi="Calibri" w:cs="Calibri"/>
            <w:lang w:val="pt-BR" w:eastAsia="en-US"/>
            <w:rPrChange w:id="184" w:author="NEPOMUCENO Gabrielle" w:date="2026-01-14T18:32:00Z" w16du:dateUtc="2026-01-14T21:32:00Z">
              <w:rPr>
                <w:lang w:val="pt-BR" w:eastAsia="en-US"/>
              </w:rPr>
            </w:rPrChange>
          </w:rPr>
          <w:t xml:space="preserve">No período de piloto, a remuneração não será </w:t>
        </w:r>
      </w:ins>
      <w:ins w:id="185" w:author="NEPOMUCENO Gabrielle" w:date="2026-01-14T18:34:00Z" w16du:dateUtc="2026-01-14T21:34:00Z">
        <w:r w:rsidR="004B74A8" w:rsidRPr="004B74A8">
          <w:rPr>
            <w:rFonts w:ascii="Calibri" w:hAnsi="Calibri" w:cs="Calibri"/>
            <w:lang w:val="pt-BR" w:eastAsia="en-US"/>
          </w:rPr>
          <w:t>aplicável</w:t>
        </w:r>
      </w:ins>
      <w:r w:rsidRPr="004B74A8">
        <w:rPr>
          <w:rFonts w:ascii="Calibri" w:hAnsi="Calibri" w:cs="Calibri"/>
          <w:lang w:val="pt-BR" w:eastAsia="en-US"/>
          <w:rPrChange w:id="186" w:author="NEPOMUCENO Gabrielle" w:date="2026-01-14T18:32:00Z" w16du:dateUtc="2026-01-14T21:32:00Z">
            <w:rPr>
              <w:lang w:val="pt-BR" w:eastAsia="en-US"/>
            </w:rPr>
          </w:rPrChange>
        </w:rPr>
        <w:t xml:space="preserve"> de acordo com as condições especificadas a seguir:</w:t>
      </w:r>
    </w:p>
    <w:p w14:paraId="49B1A8FB" w14:textId="5C359C31" w:rsidR="004B74A8" w:rsidRPr="004B74A8" w:rsidRDefault="004B74A8" w:rsidP="004B74A8">
      <w:pPr>
        <w:pStyle w:val="PargrafodaLista"/>
        <w:ind w:left="360"/>
        <w:jc w:val="center"/>
        <w:rPr>
          <w:rFonts w:ascii="Calibri" w:hAnsi="Calibri" w:cs="Calibri"/>
          <w:lang w:val="pt-BR" w:eastAsia="en-US"/>
          <w:rPrChange w:id="187" w:author="NEPOMUCENO Gabrielle" w:date="2026-01-14T18:32:00Z" w16du:dateUtc="2026-01-14T21:32:00Z">
            <w:rPr>
              <w:lang w:val="pt-BR" w:eastAsia="en-US"/>
            </w:rPr>
          </w:rPrChange>
        </w:rPr>
        <w:pPrChange w:id="188" w:author="NEPOMUCENO Gabrielle" w:date="2026-01-14T18:33:00Z" w16du:dateUtc="2026-01-14T21:33:00Z">
          <w:pPr>
            <w:jc w:val="both"/>
          </w:pPr>
        </w:pPrChange>
      </w:pPr>
      <w:ins w:id="189" w:author="NEPOMUCENO Gabrielle" w:date="2026-01-14T18:33:00Z" w16du:dateUtc="2026-01-14T21:33:00Z">
        <w:r w:rsidRPr="004B74A8">
          <w:rPr>
            <w:rFonts w:ascii="Calibri" w:hAnsi="Calibri" w:cs="Calibri"/>
            <w:lang w:val="pt-BR" w:eastAsia="en-US"/>
          </w:rPr>
          <w:drawing>
            <wp:inline distT="0" distB="0" distL="0" distR="0" wp14:anchorId="0FB5E9B5" wp14:editId="712AC6FB">
              <wp:extent cx="1822450" cy="1672473"/>
              <wp:effectExtent l="0" t="0" r="6350" b="4445"/>
              <wp:docPr id="54348923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489237" name=""/>
                      <pic:cNvPicPr/>
                    </pic:nvPicPr>
                    <pic:blipFill>
                      <a:blip r:embed="rId7"/>
                      <a:stretch>
                        <a:fillRect/>
                      </a:stretch>
                    </pic:blipFill>
                    <pic:spPr>
                      <a:xfrm>
                        <a:off x="0" y="0"/>
                        <a:ext cx="1831861" cy="1681110"/>
                      </a:xfrm>
                      <a:prstGeom prst="rect">
                        <a:avLst/>
                      </a:prstGeom>
                    </pic:spPr>
                  </pic:pic>
                </a:graphicData>
              </a:graphic>
            </wp:inline>
          </w:drawing>
        </w:r>
      </w:ins>
    </w:p>
    <w:p w14:paraId="449B1F45" w14:textId="6A2C5EAA" w:rsidR="002528C9" w:rsidRDefault="002528C9" w:rsidP="002528C9">
      <w:pPr>
        <w:numPr>
          <w:ilvl w:val="2"/>
          <w:numId w:val="12"/>
        </w:numPr>
        <w:spacing w:before="60" w:after="60" w:line="240" w:lineRule="auto"/>
        <w:ind w:left="0" w:firstLine="0"/>
        <w:jc w:val="both"/>
        <w:rPr>
          <w:rFonts w:ascii="Calibri" w:hAnsi="Calibri" w:cs="Calibri"/>
          <w:lang w:val="pt-BR" w:eastAsia="en-US"/>
        </w:rPr>
      </w:pPr>
      <w:del w:id="190" w:author="NEPOMUCENO Gabrielle" w:date="2026-01-14T18:34:00Z" w16du:dateUtc="2026-01-14T21:34:00Z">
        <w:r w:rsidRPr="002528C9" w:rsidDel="004B74A8">
          <w:rPr>
            <w:rFonts w:ascii="Calibri" w:hAnsi="Calibri" w:cs="Calibri"/>
            <w:lang w:val="pt-BR" w:eastAsia="en-US"/>
          </w:rPr>
          <w:delText>Para fins de faturamento, a</w:delText>
        </w:r>
        <w:r w:rsidRPr="00181C7B" w:rsidDel="004B74A8">
          <w:rPr>
            <w:rFonts w:ascii="Calibri" w:hAnsi="Calibri" w:cs="Calibri"/>
            <w:b/>
            <w:bCs/>
            <w:lang w:val="pt-BR" w:eastAsia="en-US"/>
          </w:rPr>
          <w:delText xml:space="preserve"> </w:delText>
        </w:r>
        <w:r w:rsidR="00F46E95" w:rsidRPr="00181C7B" w:rsidDel="004B74A8">
          <w:rPr>
            <w:rFonts w:ascii="Calibri" w:hAnsi="Calibri" w:cs="Calibri"/>
            <w:b/>
            <w:bCs/>
            <w:lang w:val="pt-BR" w:eastAsia="en-US"/>
          </w:rPr>
          <w:delText>PARCE</w:delText>
        </w:r>
      </w:del>
      <w:ins w:id="191" w:author="OLIVEIRA Nathalia" w:date="2024-10-14T18:46:00Z">
        <w:del w:id="192" w:author="NEPOMUCENO Gabrielle" w:date="2026-01-14T18:34:00Z" w16du:dateUtc="2026-01-14T21:34:00Z">
          <w:r w:rsidR="00AD2A89" w:rsidDel="004B74A8">
            <w:rPr>
              <w:rFonts w:ascii="Calibri" w:hAnsi="Calibri" w:cs="Calibri"/>
              <w:b/>
              <w:bCs/>
              <w:lang w:val="pt-BR" w:eastAsia="en-US"/>
            </w:rPr>
            <w:delText>I</w:delText>
          </w:r>
        </w:del>
      </w:ins>
      <w:del w:id="193" w:author="NEPOMUCENO Gabrielle" w:date="2026-01-14T18:34:00Z" w16du:dateUtc="2026-01-14T21:34:00Z">
        <w:r w:rsidR="00F46E95" w:rsidRPr="00181C7B" w:rsidDel="004B74A8">
          <w:rPr>
            <w:rFonts w:ascii="Calibri" w:hAnsi="Calibri" w:cs="Calibri"/>
            <w:b/>
            <w:bCs/>
            <w:lang w:val="pt-BR" w:eastAsia="en-US"/>
          </w:rPr>
          <w:delText>RIA</w:delText>
        </w:r>
        <w:r w:rsidRPr="002528C9" w:rsidDel="004B74A8">
          <w:rPr>
            <w:rFonts w:ascii="Calibri" w:hAnsi="Calibri" w:cs="Calibri"/>
            <w:lang w:val="pt-BR" w:eastAsia="en-US"/>
          </w:rPr>
          <w:delText xml:space="preserve"> realizará a apuração mensal dos valores a serem pagos à </w:delText>
        </w:r>
        <w:r w:rsidRPr="005B1A3B" w:rsidDel="004B74A8">
          <w:rPr>
            <w:rFonts w:ascii="Calibri" w:hAnsi="Calibri" w:cs="Calibri"/>
            <w:b/>
            <w:bCs/>
            <w:lang w:val="pt-BR" w:eastAsia="en-US"/>
          </w:rPr>
          <w:delText>TICKET</w:delText>
        </w:r>
        <w:r w:rsidRPr="002528C9" w:rsidDel="004B74A8">
          <w:rPr>
            <w:rFonts w:ascii="Calibri" w:hAnsi="Calibri" w:cs="Calibri"/>
            <w:lang w:val="pt-BR" w:eastAsia="en-US"/>
          </w:rPr>
          <w:delText>, observadas as disposições de Remuneração</w:delText>
        </w:r>
        <w:r w:rsidR="002C6073" w:rsidDel="004B74A8">
          <w:rPr>
            <w:rFonts w:ascii="Calibri" w:hAnsi="Calibri" w:cs="Calibri"/>
            <w:lang w:val="pt-BR" w:eastAsia="en-US"/>
          </w:rPr>
          <w:delText>, abaixo:</w:delText>
        </w:r>
      </w:del>
      <w:ins w:id="194" w:author="NEPOMUCENO Gabrielle" w:date="2026-01-14T18:34:00Z" w16du:dateUtc="2026-01-14T21:34:00Z">
        <w:r w:rsidR="004B74A8">
          <w:rPr>
            <w:rFonts w:ascii="Calibri" w:hAnsi="Calibri" w:cs="Calibri"/>
            <w:lang w:val="pt-BR" w:eastAsia="en-US"/>
          </w:rPr>
          <w:t xml:space="preserve">Neste período, apenas será considerado aplicável </w:t>
        </w:r>
      </w:ins>
      <w:ins w:id="195" w:author="NEPOMUCENO Gabrielle" w:date="2026-01-14T18:35:00Z" w16du:dateUtc="2026-01-14T21:35:00Z">
        <w:r w:rsidR="004B74A8">
          <w:rPr>
            <w:rFonts w:ascii="Calibri" w:hAnsi="Calibri" w:cs="Calibri"/>
            <w:lang w:val="pt-BR" w:eastAsia="en-US"/>
          </w:rPr>
          <w:t>o valor de R$1,05 por interação em caso de excedência no consumo de 5.000 interações acordados anteriormente.</w:t>
        </w:r>
      </w:ins>
    </w:p>
    <w:tbl>
      <w:tblPr>
        <w:tblStyle w:val="Tabelacomgrade"/>
        <w:tblpPr w:leftFromText="141" w:rightFromText="141" w:vertAnchor="text" w:horzAnchor="margin" w:tblpXSpec="center" w:tblpY="229"/>
        <w:tblW w:w="9599" w:type="dxa"/>
        <w:tblInd w:w="0" w:type="dxa"/>
        <w:tblLook w:val="04A0" w:firstRow="1" w:lastRow="0" w:firstColumn="1" w:lastColumn="0" w:noHBand="0" w:noVBand="1"/>
      </w:tblPr>
      <w:tblGrid>
        <w:gridCol w:w="9599"/>
      </w:tblGrid>
      <w:tr w:rsidR="002C6073" w:rsidRPr="00930F63" w:rsidDel="00930F63" w14:paraId="10FDED12" w14:textId="1DB77FE4" w:rsidTr="0023668F">
        <w:trPr>
          <w:trHeight w:val="209"/>
          <w:del w:id="196" w:author="NEPOMUCENO Gabrielle" w:date="2026-01-14T18:21:00Z" w16du:dateUtc="2026-01-14T21:21:00Z"/>
        </w:trPr>
        <w:tc>
          <w:tcPr>
            <w:tcW w:w="9599" w:type="dxa"/>
            <w:vAlign w:val="center"/>
          </w:tcPr>
          <w:p w14:paraId="476F3981" w14:textId="55EA6F2A" w:rsidR="002C6073" w:rsidRPr="008470E1" w:rsidDel="00930F63" w:rsidRDefault="002C6073" w:rsidP="00930F63">
            <w:pPr>
              <w:pStyle w:val="PargrafodaLista"/>
              <w:spacing w:before="60" w:after="60"/>
              <w:ind w:left="0"/>
              <w:rPr>
                <w:del w:id="197" w:author="NEPOMUCENO Gabrielle" w:date="2026-01-14T18:21:00Z" w16du:dateUtc="2026-01-14T21:21:00Z"/>
                <w:rFonts w:ascii="Calibri" w:hAnsi="Calibri" w:cs="Calibri"/>
                <w:b/>
                <w:bCs/>
                <w:sz w:val="22"/>
                <w:szCs w:val="22"/>
                <w:lang w:val="pt-BR" w:eastAsia="en-US"/>
              </w:rPr>
              <w:pPrChange w:id="198" w:author="NEPOMUCENO Gabrielle" w:date="2026-01-14T18:21:00Z" w16du:dateUtc="2026-01-14T21:21:00Z">
                <w:pPr>
                  <w:pStyle w:val="PargrafodaLista"/>
                  <w:framePr w:hSpace="141" w:wrap="around" w:vAnchor="text" w:hAnchor="margin" w:xAlign="center" w:y="229"/>
                  <w:spacing w:before="60" w:after="60"/>
                  <w:ind w:left="0"/>
                  <w:jc w:val="center"/>
                </w:pPr>
              </w:pPrChange>
            </w:pPr>
            <w:del w:id="199" w:author="NEPOMUCENO Gabrielle" w:date="2026-01-14T18:21:00Z" w16du:dateUtc="2026-01-14T21:21:00Z">
              <w:r w:rsidRPr="008470E1" w:rsidDel="00930F63">
                <w:rPr>
                  <w:rFonts w:ascii="Calibri" w:hAnsi="Calibri" w:cs="Calibri"/>
                  <w:b/>
                  <w:bCs/>
                  <w:sz w:val="22"/>
                  <w:szCs w:val="22"/>
                  <w:lang w:val="pt-BR" w:eastAsia="en-US"/>
                </w:rPr>
                <w:delText>Comissionamento por Indicação</w:delText>
              </w:r>
            </w:del>
          </w:p>
        </w:tc>
      </w:tr>
      <w:tr w:rsidR="002C6073" w:rsidRPr="00930F63" w:rsidDel="00930F63" w14:paraId="3EA6779D" w14:textId="02CE5223" w:rsidTr="0023668F">
        <w:trPr>
          <w:trHeight w:val="832"/>
          <w:del w:id="200" w:author="NEPOMUCENO Gabrielle" w:date="2026-01-14T18:21:00Z" w16du:dateUtc="2026-01-14T21:21:00Z"/>
        </w:trPr>
        <w:tc>
          <w:tcPr>
            <w:tcW w:w="9599" w:type="dxa"/>
          </w:tcPr>
          <w:p w14:paraId="0DB06206" w14:textId="784A9DF2" w:rsidR="00AD2A89" w:rsidRPr="00742CEB" w:rsidDel="005312E0" w:rsidRDefault="002C6073" w:rsidP="00742CEB">
            <w:pPr>
              <w:pStyle w:val="PargrafodaLista"/>
              <w:spacing w:before="60" w:after="60"/>
              <w:ind w:left="0"/>
              <w:rPr>
                <w:del w:id="201" w:author="NEPOMUCENO Gabrielle" w:date="2026-01-14T18:14:00Z" w16du:dateUtc="2026-01-14T21:14:00Z"/>
                <w:rFonts w:ascii="Calibri" w:hAnsi="Calibri" w:cs="Calibri"/>
                <w:sz w:val="22"/>
                <w:szCs w:val="22"/>
                <w:lang w:val="pt-BR" w:eastAsia="en-US"/>
              </w:rPr>
            </w:pPr>
            <w:del w:id="202" w:author="NEPOMUCENO Gabrielle" w:date="2026-01-14T18:14:00Z" w16du:dateUtc="2026-01-14T21:14:00Z">
              <w:r w:rsidRPr="00742CEB" w:rsidDel="005312E0">
                <w:rPr>
                  <w:rFonts w:ascii="Calibri" w:hAnsi="Calibri" w:cs="Calibri"/>
                  <w:sz w:val="22"/>
                  <w:szCs w:val="22"/>
                  <w:lang w:val="pt-BR" w:eastAsia="en-US"/>
                </w:rPr>
                <w:delText>Comissionamento: R$</w:delText>
              </w:r>
              <w:r w:rsidR="008470E1" w:rsidRPr="00742CEB" w:rsidDel="005312E0">
                <w:rPr>
                  <w:rFonts w:ascii="Calibri" w:hAnsi="Calibri" w:cs="Calibri"/>
                  <w:snapToGrid w:val="0"/>
                  <w:color w:val="000000"/>
                </w:rPr>
                <w:fldChar w:fldCharType="begin">
                  <w:ffData>
                    <w:name w:val="Texto45"/>
                    <w:enabled/>
                    <w:calcOnExit w:val="0"/>
                    <w:textInput/>
                  </w:ffData>
                </w:fldChar>
              </w:r>
              <w:r w:rsidR="008470E1" w:rsidRPr="00742CEB" w:rsidDel="005312E0">
                <w:rPr>
                  <w:rFonts w:ascii="Calibri" w:hAnsi="Calibri" w:cs="Calibri"/>
                  <w:snapToGrid w:val="0"/>
                  <w:color w:val="000000"/>
                  <w:lang w:val="pt-BR"/>
                </w:rPr>
                <w:delInstrText xml:space="preserve"> FORMTEXT </w:delInstrText>
              </w:r>
              <w:r w:rsidR="008470E1" w:rsidRPr="00742CEB" w:rsidDel="005312E0">
                <w:rPr>
                  <w:rFonts w:ascii="Calibri" w:hAnsi="Calibri" w:cs="Calibri"/>
                  <w:snapToGrid w:val="0"/>
                  <w:color w:val="000000"/>
                </w:rPr>
              </w:r>
              <w:r w:rsidR="008470E1" w:rsidRPr="00742CEB" w:rsidDel="005312E0">
                <w:rPr>
                  <w:rFonts w:ascii="Calibri" w:hAnsi="Calibri" w:cs="Calibri"/>
                  <w:snapToGrid w:val="0"/>
                  <w:color w:val="000000"/>
                </w:rPr>
                <w:fldChar w:fldCharType="separate"/>
              </w:r>
              <w:r w:rsidR="008470E1" w:rsidRPr="00742CEB" w:rsidDel="005312E0">
                <w:rPr>
                  <w:rFonts w:ascii="Calibri" w:hAnsi="Calibri" w:cs="Calibri"/>
                  <w:snapToGrid w:val="0"/>
                  <w:color w:val="000000"/>
                </w:rPr>
                <w:delText> </w:delText>
              </w:r>
              <w:r w:rsidR="008470E1" w:rsidRPr="00742CEB" w:rsidDel="005312E0">
                <w:rPr>
                  <w:rFonts w:ascii="Calibri" w:hAnsi="Calibri" w:cs="Calibri"/>
                  <w:snapToGrid w:val="0"/>
                  <w:color w:val="000000"/>
                </w:rPr>
                <w:delText> </w:delText>
              </w:r>
              <w:r w:rsidR="008470E1" w:rsidRPr="00742CEB" w:rsidDel="005312E0">
                <w:rPr>
                  <w:rFonts w:ascii="Calibri" w:hAnsi="Calibri" w:cs="Calibri"/>
                  <w:snapToGrid w:val="0"/>
                  <w:color w:val="000000"/>
                </w:rPr>
                <w:delText> </w:delText>
              </w:r>
              <w:r w:rsidR="008470E1" w:rsidRPr="00742CEB" w:rsidDel="005312E0">
                <w:rPr>
                  <w:rFonts w:ascii="Calibri" w:hAnsi="Calibri" w:cs="Calibri"/>
                  <w:snapToGrid w:val="0"/>
                  <w:color w:val="000000"/>
                </w:rPr>
                <w:delText> </w:delText>
              </w:r>
              <w:r w:rsidR="008470E1" w:rsidRPr="00742CEB" w:rsidDel="005312E0">
                <w:rPr>
                  <w:rFonts w:ascii="Calibri" w:hAnsi="Calibri" w:cs="Calibri"/>
                  <w:snapToGrid w:val="0"/>
                  <w:color w:val="000000"/>
                </w:rPr>
                <w:delText> </w:delText>
              </w:r>
              <w:r w:rsidR="008470E1" w:rsidRPr="00742CEB" w:rsidDel="005312E0">
                <w:rPr>
                  <w:rFonts w:ascii="Calibri" w:hAnsi="Calibri" w:cs="Calibri"/>
                  <w:snapToGrid w:val="0"/>
                  <w:color w:val="000000"/>
                </w:rPr>
                <w:fldChar w:fldCharType="end"/>
              </w:r>
              <w:r w:rsidRPr="00742CEB" w:rsidDel="005312E0">
                <w:rPr>
                  <w:rFonts w:ascii="Calibri" w:hAnsi="Calibri" w:cs="Calibri"/>
                  <w:sz w:val="22"/>
                  <w:szCs w:val="22"/>
                  <w:lang w:val="pt-BR" w:eastAsia="en-US"/>
                </w:rPr>
                <w:delText>(</w:delText>
              </w:r>
              <w:r w:rsidR="008470E1" w:rsidRPr="00742CEB" w:rsidDel="005312E0">
                <w:rPr>
                  <w:rFonts w:ascii="Calibri" w:hAnsi="Calibri" w:cs="Calibri"/>
                  <w:snapToGrid w:val="0"/>
                  <w:color w:val="000000"/>
                </w:rPr>
                <w:fldChar w:fldCharType="begin">
                  <w:ffData>
                    <w:name w:val="Texto45"/>
                    <w:enabled/>
                    <w:calcOnExit w:val="0"/>
                    <w:textInput/>
                  </w:ffData>
                </w:fldChar>
              </w:r>
              <w:r w:rsidR="008470E1" w:rsidRPr="00742CEB" w:rsidDel="005312E0">
                <w:rPr>
                  <w:rFonts w:ascii="Calibri" w:hAnsi="Calibri" w:cs="Calibri"/>
                  <w:snapToGrid w:val="0"/>
                  <w:color w:val="000000"/>
                  <w:lang w:val="pt-BR"/>
                </w:rPr>
                <w:delInstrText xml:space="preserve"> FORMTEXT </w:delInstrText>
              </w:r>
              <w:r w:rsidR="008470E1" w:rsidRPr="00742CEB" w:rsidDel="005312E0">
                <w:rPr>
                  <w:rFonts w:ascii="Calibri" w:hAnsi="Calibri" w:cs="Calibri"/>
                  <w:snapToGrid w:val="0"/>
                  <w:color w:val="000000"/>
                </w:rPr>
              </w:r>
              <w:r w:rsidR="008470E1" w:rsidRPr="00742CEB" w:rsidDel="005312E0">
                <w:rPr>
                  <w:rFonts w:ascii="Calibri" w:hAnsi="Calibri" w:cs="Calibri"/>
                  <w:snapToGrid w:val="0"/>
                  <w:color w:val="000000"/>
                </w:rPr>
                <w:fldChar w:fldCharType="separate"/>
              </w:r>
              <w:r w:rsidR="008470E1" w:rsidRPr="00742CEB" w:rsidDel="005312E0">
                <w:rPr>
                  <w:rFonts w:ascii="Calibri" w:hAnsi="Calibri" w:cs="Calibri"/>
                  <w:snapToGrid w:val="0"/>
                  <w:color w:val="000000"/>
                </w:rPr>
                <w:delText> </w:delText>
              </w:r>
              <w:r w:rsidR="008470E1" w:rsidRPr="00742CEB" w:rsidDel="005312E0">
                <w:rPr>
                  <w:rFonts w:ascii="Calibri" w:hAnsi="Calibri" w:cs="Calibri"/>
                  <w:snapToGrid w:val="0"/>
                  <w:color w:val="000000"/>
                </w:rPr>
                <w:delText> </w:delText>
              </w:r>
              <w:r w:rsidR="008470E1" w:rsidRPr="00742CEB" w:rsidDel="005312E0">
                <w:rPr>
                  <w:rFonts w:ascii="Calibri" w:hAnsi="Calibri" w:cs="Calibri"/>
                  <w:snapToGrid w:val="0"/>
                  <w:color w:val="000000"/>
                </w:rPr>
                <w:delText> </w:delText>
              </w:r>
              <w:r w:rsidR="008470E1" w:rsidRPr="00742CEB" w:rsidDel="005312E0">
                <w:rPr>
                  <w:rFonts w:ascii="Calibri" w:hAnsi="Calibri" w:cs="Calibri"/>
                  <w:snapToGrid w:val="0"/>
                  <w:color w:val="000000"/>
                </w:rPr>
                <w:delText> </w:delText>
              </w:r>
              <w:r w:rsidR="008470E1" w:rsidRPr="00742CEB" w:rsidDel="005312E0">
                <w:rPr>
                  <w:rFonts w:ascii="Calibri" w:hAnsi="Calibri" w:cs="Calibri"/>
                  <w:snapToGrid w:val="0"/>
                  <w:color w:val="000000"/>
                </w:rPr>
                <w:delText> </w:delText>
              </w:r>
              <w:r w:rsidR="008470E1" w:rsidRPr="00742CEB" w:rsidDel="005312E0">
                <w:rPr>
                  <w:rFonts w:ascii="Calibri" w:hAnsi="Calibri" w:cs="Calibri"/>
                  <w:snapToGrid w:val="0"/>
                  <w:color w:val="000000"/>
                </w:rPr>
                <w:fldChar w:fldCharType="end"/>
              </w:r>
              <w:r w:rsidRPr="00742CEB" w:rsidDel="005312E0">
                <w:rPr>
                  <w:rFonts w:ascii="Calibri" w:hAnsi="Calibri" w:cs="Calibri"/>
                  <w:sz w:val="22"/>
                  <w:szCs w:val="22"/>
                  <w:lang w:val="pt-BR" w:eastAsia="en-US"/>
                </w:rPr>
                <w:delText xml:space="preserve">) por indicação, com base nos Clientes em Potencial indicados pela </w:delText>
              </w:r>
              <w:r w:rsidRPr="00742CEB" w:rsidDel="005312E0">
                <w:rPr>
                  <w:rFonts w:ascii="Calibri" w:hAnsi="Calibri" w:cs="Calibri"/>
                  <w:b/>
                  <w:bCs/>
                  <w:sz w:val="22"/>
                  <w:szCs w:val="22"/>
                  <w:lang w:val="pt-BR" w:eastAsia="en-US"/>
                </w:rPr>
                <w:delText xml:space="preserve">TICKET </w:delText>
              </w:r>
              <w:r w:rsidRPr="00742CEB" w:rsidDel="005312E0">
                <w:rPr>
                  <w:rFonts w:ascii="Calibri" w:hAnsi="Calibri" w:cs="Calibri"/>
                  <w:sz w:val="22"/>
                  <w:szCs w:val="22"/>
                  <w:lang w:val="pt-BR" w:eastAsia="en-US"/>
                </w:rPr>
                <w:delText>e que efetivamente tenham aderido ao Projeto.</w:delText>
              </w:r>
            </w:del>
          </w:p>
          <w:p w14:paraId="5DF5ED89" w14:textId="23B21B4E" w:rsidR="002C6073" w:rsidRPr="00742CEB" w:rsidDel="00930F63" w:rsidRDefault="002C6073" w:rsidP="005312E0">
            <w:pPr>
              <w:pStyle w:val="PargrafodaLista"/>
              <w:spacing w:before="60" w:after="60"/>
              <w:ind w:left="0"/>
              <w:rPr>
                <w:del w:id="203" w:author="NEPOMUCENO Gabrielle" w:date="2026-01-14T18:21:00Z" w16du:dateUtc="2026-01-14T21:21:00Z"/>
                <w:rFonts w:ascii="Calibri" w:hAnsi="Calibri" w:cs="Calibri"/>
                <w:sz w:val="22"/>
                <w:szCs w:val="22"/>
                <w:lang w:val="pt-BR" w:eastAsia="en-US"/>
              </w:rPr>
            </w:pPr>
          </w:p>
        </w:tc>
      </w:tr>
    </w:tbl>
    <w:p w14:paraId="11F4670D" w14:textId="77777777" w:rsidR="00AD2A89" w:rsidDel="004B74A8" w:rsidRDefault="00AD2A89" w:rsidP="0023668F">
      <w:pPr>
        <w:spacing w:before="120" w:line="240" w:lineRule="auto"/>
        <w:jc w:val="both"/>
        <w:rPr>
          <w:ins w:id="204" w:author="OLIVEIRA Nathalia" w:date="2024-10-14T18:50:00Z"/>
          <w:del w:id="205" w:author="NEPOMUCENO Gabrielle" w:date="2026-01-14T18:36:00Z" w16du:dateUtc="2026-01-14T21:36:00Z"/>
          <w:rFonts w:ascii="Calibri" w:hAnsi="Calibri" w:cs="Calibri"/>
          <w:lang w:val="pt-BR" w:eastAsia="en-US"/>
        </w:rPr>
      </w:pPr>
    </w:p>
    <w:p w14:paraId="2A096420" w14:textId="6173BDEC" w:rsidR="0023668F" w:rsidDel="004B74A8" w:rsidRDefault="002B0A4D" w:rsidP="004B74A8">
      <w:pPr>
        <w:spacing w:before="120" w:line="240" w:lineRule="auto"/>
        <w:jc w:val="both"/>
        <w:rPr>
          <w:del w:id="206" w:author="NEPOMUCENO Gabrielle" w:date="2026-01-14T18:36:00Z" w16du:dateUtc="2026-01-14T21:36:00Z"/>
          <w:rFonts w:ascii="Calibri" w:hAnsi="Calibri" w:cs="Calibri"/>
          <w:lang w:val="pt-BR" w:eastAsia="en-US"/>
        </w:rPr>
        <w:pPrChange w:id="207" w:author="NEPOMUCENO Gabrielle" w:date="2026-01-14T18:36:00Z" w16du:dateUtc="2026-01-14T21:36:00Z">
          <w:pPr>
            <w:spacing w:before="120" w:line="240" w:lineRule="auto"/>
            <w:jc w:val="both"/>
          </w:pPr>
        </w:pPrChange>
      </w:pPr>
      <w:del w:id="208" w:author="NEPOMUCENO Gabrielle" w:date="2026-01-14T18:36:00Z" w16du:dateUtc="2026-01-14T21:36:00Z">
        <w:r w:rsidDel="004B74A8">
          <w:rPr>
            <w:rFonts w:ascii="Calibri" w:hAnsi="Calibri" w:cs="Calibri"/>
            <w:lang w:val="pt-BR" w:eastAsia="en-US"/>
          </w:rPr>
          <w:delText>1.1.2.</w:delText>
        </w:r>
        <w:r w:rsidR="009E3248" w:rsidDel="004B74A8">
          <w:rPr>
            <w:rFonts w:ascii="Calibri" w:hAnsi="Calibri" w:cs="Calibri"/>
            <w:lang w:val="pt-BR" w:eastAsia="en-US"/>
          </w:rPr>
          <w:delText xml:space="preserve">  </w:delText>
        </w:r>
        <w:r w:rsidR="0023668F" w:rsidRPr="0023668F" w:rsidDel="004B74A8">
          <w:rPr>
            <w:rFonts w:ascii="Calibri" w:hAnsi="Calibri" w:cs="Calibri"/>
            <w:lang w:val="pt-BR" w:eastAsia="en-US"/>
          </w:rPr>
          <w:delText xml:space="preserve">A </w:delText>
        </w:r>
        <w:r w:rsidR="0023668F" w:rsidRPr="00181C7B" w:rsidDel="004B74A8">
          <w:rPr>
            <w:rFonts w:ascii="Calibri" w:hAnsi="Calibri" w:cs="Calibri"/>
            <w:b/>
            <w:bCs/>
            <w:lang w:val="pt-BR" w:eastAsia="en-US"/>
          </w:rPr>
          <w:delText>PARCEIRA</w:delText>
        </w:r>
        <w:r w:rsidR="0023668F" w:rsidDel="004B74A8">
          <w:rPr>
            <w:rFonts w:ascii="Calibri" w:hAnsi="Calibri" w:cs="Calibri"/>
            <w:lang w:val="pt-BR" w:eastAsia="en-US"/>
          </w:rPr>
          <w:delText xml:space="preserve"> </w:delText>
        </w:r>
        <w:r w:rsidR="0023668F" w:rsidRPr="0023668F" w:rsidDel="004B74A8">
          <w:rPr>
            <w:rFonts w:ascii="Calibri" w:hAnsi="Calibri" w:cs="Calibri"/>
            <w:lang w:val="pt-BR" w:eastAsia="en-US"/>
          </w:rPr>
          <w:delText xml:space="preserve">deverá elaborar relatório mensal demonstrando os Clientes indicados pela </w:delText>
        </w:r>
        <w:r w:rsidR="0023668F" w:rsidRPr="00572219" w:rsidDel="004B74A8">
          <w:rPr>
            <w:rFonts w:ascii="Calibri" w:hAnsi="Calibri" w:cs="Calibri"/>
            <w:b/>
            <w:bCs/>
            <w:lang w:val="pt-BR" w:eastAsia="en-US"/>
          </w:rPr>
          <w:delText>TICKET</w:delText>
        </w:r>
        <w:r w:rsidR="0023668F" w:rsidRPr="0023668F" w:rsidDel="004B74A8">
          <w:rPr>
            <w:rFonts w:ascii="Calibri" w:hAnsi="Calibri" w:cs="Calibri"/>
            <w:lang w:val="pt-BR" w:eastAsia="en-US"/>
          </w:rPr>
          <w:delText xml:space="preserve">, devendo isto ocorrer </w:delText>
        </w:r>
        <w:r w:rsidR="0023668F" w:rsidRPr="008470E1" w:rsidDel="004B74A8">
          <w:rPr>
            <w:rFonts w:ascii="Calibri" w:hAnsi="Calibri" w:cs="Calibri"/>
            <w:lang w:val="pt-BR" w:eastAsia="en-US"/>
          </w:rPr>
          <w:delText xml:space="preserve">até o </w:delText>
        </w:r>
        <w:r w:rsidR="008470E1" w:rsidRPr="008470E1" w:rsidDel="004B74A8">
          <w:rPr>
            <w:rFonts w:ascii="Calibri" w:hAnsi="Calibri" w:cs="Calibri"/>
            <w:snapToGrid w:val="0"/>
            <w:color w:val="000000"/>
          </w:rPr>
          <w:fldChar w:fldCharType="begin">
            <w:ffData>
              <w:name w:val="Texto45"/>
              <w:enabled/>
              <w:calcOnExit w:val="0"/>
              <w:textInput/>
            </w:ffData>
          </w:fldChar>
        </w:r>
        <w:r w:rsidR="008470E1" w:rsidRPr="008470E1" w:rsidDel="004B74A8">
          <w:rPr>
            <w:rFonts w:ascii="Calibri" w:hAnsi="Calibri" w:cs="Calibri"/>
            <w:snapToGrid w:val="0"/>
            <w:color w:val="000000"/>
            <w:lang w:val="pt-BR"/>
          </w:rPr>
          <w:delInstrText xml:space="preserve"> FORMTEXT </w:delInstrText>
        </w:r>
        <w:r w:rsidR="008470E1" w:rsidRPr="008470E1" w:rsidDel="004B74A8">
          <w:rPr>
            <w:rFonts w:ascii="Calibri" w:hAnsi="Calibri" w:cs="Calibri"/>
            <w:snapToGrid w:val="0"/>
            <w:color w:val="000000"/>
          </w:rPr>
        </w:r>
        <w:r w:rsidR="008470E1" w:rsidRPr="008470E1" w:rsidDel="004B74A8">
          <w:rPr>
            <w:rFonts w:ascii="Calibri" w:hAnsi="Calibri" w:cs="Calibri"/>
            <w:snapToGrid w:val="0"/>
            <w:color w:val="000000"/>
          </w:rPr>
          <w:fldChar w:fldCharType="separate"/>
        </w:r>
        <w:r w:rsidR="008470E1" w:rsidRPr="008470E1" w:rsidDel="004B74A8">
          <w:rPr>
            <w:rFonts w:ascii="Calibri" w:hAnsi="Calibri" w:cs="Calibri"/>
            <w:snapToGrid w:val="0"/>
            <w:color w:val="000000"/>
          </w:rPr>
          <w:delText> </w:delText>
        </w:r>
        <w:r w:rsidR="008470E1" w:rsidRPr="008470E1" w:rsidDel="004B74A8">
          <w:rPr>
            <w:rFonts w:ascii="Calibri" w:hAnsi="Calibri" w:cs="Calibri"/>
            <w:snapToGrid w:val="0"/>
            <w:color w:val="000000"/>
          </w:rPr>
          <w:delText> </w:delText>
        </w:r>
        <w:r w:rsidR="008470E1" w:rsidRPr="008470E1" w:rsidDel="004B74A8">
          <w:rPr>
            <w:rFonts w:ascii="Calibri" w:hAnsi="Calibri" w:cs="Calibri"/>
            <w:snapToGrid w:val="0"/>
            <w:color w:val="000000"/>
          </w:rPr>
          <w:delText> </w:delText>
        </w:r>
        <w:r w:rsidR="008470E1" w:rsidRPr="008470E1" w:rsidDel="004B74A8">
          <w:rPr>
            <w:rFonts w:ascii="Calibri" w:hAnsi="Calibri" w:cs="Calibri"/>
            <w:snapToGrid w:val="0"/>
            <w:color w:val="000000"/>
          </w:rPr>
          <w:delText> </w:delText>
        </w:r>
        <w:r w:rsidR="008470E1" w:rsidRPr="008470E1" w:rsidDel="004B74A8">
          <w:rPr>
            <w:rFonts w:ascii="Calibri" w:hAnsi="Calibri" w:cs="Calibri"/>
            <w:snapToGrid w:val="0"/>
            <w:color w:val="000000"/>
          </w:rPr>
          <w:delText> </w:delText>
        </w:r>
        <w:r w:rsidR="008470E1" w:rsidRPr="008470E1" w:rsidDel="004B74A8">
          <w:rPr>
            <w:rFonts w:ascii="Calibri" w:hAnsi="Calibri" w:cs="Calibri"/>
            <w:snapToGrid w:val="0"/>
            <w:color w:val="000000"/>
          </w:rPr>
          <w:fldChar w:fldCharType="end"/>
        </w:r>
        <w:r w:rsidR="0023668F" w:rsidRPr="008470E1" w:rsidDel="004B74A8">
          <w:rPr>
            <w:rFonts w:ascii="Calibri" w:hAnsi="Calibri" w:cs="Calibri"/>
            <w:lang w:val="pt-BR" w:eastAsia="en-US"/>
          </w:rPr>
          <w:delText>º (</w:delText>
        </w:r>
        <w:r w:rsidR="008470E1" w:rsidRPr="008470E1" w:rsidDel="004B74A8">
          <w:rPr>
            <w:rFonts w:ascii="Calibri" w:hAnsi="Calibri" w:cs="Calibri"/>
            <w:snapToGrid w:val="0"/>
            <w:color w:val="000000"/>
          </w:rPr>
          <w:fldChar w:fldCharType="begin">
            <w:ffData>
              <w:name w:val="Texto45"/>
              <w:enabled/>
              <w:calcOnExit w:val="0"/>
              <w:textInput/>
            </w:ffData>
          </w:fldChar>
        </w:r>
        <w:r w:rsidR="008470E1" w:rsidRPr="008470E1" w:rsidDel="004B74A8">
          <w:rPr>
            <w:rFonts w:ascii="Calibri" w:hAnsi="Calibri" w:cs="Calibri"/>
            <w:snapToGrid w:val="0"/>
            <w:color w:val="000000"/>
            <w:lang w:val="pt-BR"/>
          </w:rPr>
          <w:delInstrText xml:space="preserve"> FORMTEXT </w:delInstrText>
        </w:r>
        <w:r w:rsidR="008470E1" w:rsidRPr="008470E1" w:rsidDel="004B74A8">
          <w:rPr>
            <w:rFonts w:ascii="Calibri" w:hAnsi="Calibri" w:cs="Calibri"/>
            <w:snapToGrid w:val="0"/>
            <w:color w:val="000000"/>
          </w:rPr>
        </w:r>
        <w:r w:rsidR="008470E1" w:rsidRPr="008470E1" w:rsidDel="004B74A8">
          <w:rPr>
            <w:rFonts w:ascii="Calibri" w:hAnsi="Calibri" w:cs="Calibri"/>
            <w:snapToGrid w:val="0"/>
            <w:color w:val="000000"/>
          </w:rPr>
          <w:fldChar w:fldCharType="separate"/>
        </w:r>
        <w:r w:rsidR="008470E1" w:rsidRPr="008470E1" w:rsidDel="004B74A8">
          <w:rPr>
            <w:rFonts w:ascii="Calibri" w:hAnsi="Calibri" w:cs="Calibri"/>
            <w:snapToGrid w:val="0"/>
            <w:color w:val="000000"/>
          </w:rPr>
          <w:delText> </w:delText>
        </w:r>
        <w:r w:rsidR="008470E1" w:rsidRPr="008470E1" w:rsidDel="004B74A8">
          <w:rPr>
            <w:rFonts w:ascii="Calibri" w:hAnsi="Calibri" w:cs="Calibri"/>
            <w:snapToGrid w:val="0"/>
            <w:color w:val="000000"/>
          </w:rPr>
          <w:delText> </w:delText>
        </w:r>
        <w:r w:rsidR="008470E1" w:rsidRPr="008470E1" w:rsidDel="004B74A8">
          <w:rPr>
            <w:rFonts w:ascii="Calibri" w:hAnsi="Calibri" w:cs="Calibri"/>
            <w:snapToGrid w:val="0"/>
            <w:color w:val="000000"/>
          </w:rPr>
          <w:delText> </w:delText>
        </w:r>
        <w:r w:rsidR="008470E1" w:rsidRPr="008470E1" w:rsidDel="004B74A8">
          <w:rPr>
            <w:rFonts w:ascii="Calibri" w:hAnsi="Calibri" w:cs="Calibri"/>
            <w:snapToGrid w:val="0"/>
            <w:color w:val="000000"/>
          </w:rPr>
          <w:delText> </w:delText>
        </w:r>
        <w:r w:rsidR="008470E1" w:rsidRPr="008470E1" w:rsidDel="004B74A8">
          <w:rPr>
            <w:rFonts w:ascii="Calibri" w:hAnsi="Calibri" w:cs="Calibri"/>
            <w:snapToGrid w:val="0"/>
            <w:color w:val="000000"/>
          </w:rPr>
          <w:delText> </w:delText>
        </w:r>
        <w:r w:rsidR="008470E1" w:rsidRPr="008470E1" w:rsidDel="004B74A8">
          <w:rPr>
            <w:rFonts w:ascii="Calibri" w:hAnsi="Calibri" w:cs="Calibri"/>
            <w:snapToGrid w:val="0"/>
            <w:color w:val="000000"/>
          </w:rPr>
          <w:fldChar w:fldCharType="end"/>
        </w:r>
        <w:r w:rsidR="0023668F" w:rsidRPr="008470E1" w:rsidDel="004B74A8">
          <w:rPr>
            <w:rFonts w:ascii="Calibri" w:hAnsi="Calibri" w:cs="Calibri"/>
            <w:lang w:val="pt-BR" w:eastAsia="en-US"/>
          </w:rPr>
          <w:delText>) dia útil</w:delText>
        </w:r>
        <w:r w:rsidR="0023668F" w:rsidRPr="0023668F" w:rsidDel="004B74A8">
          <w:rPr>
            <w:rFonts w:ascii="Calibri" w:hAnsi="Calibri" w:cs="Calibri"/>
            <w:lang w:val="pt-BR" w:eastAsia="en-US"/>
          </w:rPr>
          <w:delText xml:space="preserve"> do mês subsequente àquele no qual houve a prospecção dos mencionados Clientes </w:delText>
        </w:r>
        <w:r w:rsidR="005B1A3B" w:rsidDel="004B74A8">
          <w:rPr>
            <w:rFonts w:ascii="Calibri" w:hAnsi="Calibri" w:cs="Calibri"/>
            <w:lang w:val="pt-BR" w:eastAsia="en-US"/>
          </w:rPr>
          <w:delText>pela</w:delText>
        </w:r>
        <w:r w:rsidR="0023668F" w:rsidRPr="0023668F" w:rsidDel="004B74A8">
          <w:rPr>
            <w:rFonts w:ascii="Calibri" w:hAnsi="Calibri" w:cs="Calibri"/>
            <w:lang w:val="pt-BR" w:eastAsia="en-US"/>
          </w:rPr>
          <w:delText xml:space="preserve"> </w:delText>
        </w:r>
        <w:r w:rsidR="0023668F" w:rsidRPr="00572219" w:rsidDel="004B74A8">
          <w:rPr>
            <w:rFonts w:ascii="Calibri" w:hAnsi="Calibri" w:cs="Calibri"/>
            <w:b/>
            <w:bCs/>
            <w:lang w:val="pt-BR" w:eastAsia="en-US"/>
          </w:rPr>
          <w:delText>TICKET</w:delText>
        </w:r>
        <w:r w:rsidR="0023668F" w:rsidRPr="0023668F" w:rsidDel="004B74A8">
          <w:rPr>
            <w:rFonts w:ascii="Calibri" w:hAnsi="Calibri" w:cs="Calibri"/>
            <w:lang w:val="pt-BR" w:eastAsia="en-US"/>
          </w:rPr>
          <w:delText>.</w:delText>
        </w:r>
      </w:del>
    </w:p>
    <w:p w14:paraId="2EF698E2" w14:textId="3356855E" w:rsidR="00620437" w:rsidRPr="00620437" w:rsidDel="004B74A8" w:rsidRDefault="009E3248" w:rsidP="004B74A8">
      <w:pPr>
        <w:spacing w:before="120" w:line="240" w:lineRule="auto"/>
        <w:jc w:val="both"/>
        <w:rPr>
          <w:del w:id="209" w:author="NEPOMUCENO Gabrielle" w:date="2026-01-14T18:36:00Z" w16du:dateUtc="2026-01-14T21:36:00Z"/>
          <w:rFonts w:ascii="Calibri" w:hAnsi="Calibri" w:cs="Calibri"/>
          <w:lang w:val="pt-BR" w:eastAsia="en-US"/>
        </w:rPr>
        <w:pPrChange w:id="210" w:author="NEPOMUCENO Gabrielle" w:date="2026-01-14T18:36:00Z" w16du:dateUtc="2026-01-14T21:36:00Z">
          <w:pPr>
            <w:spacing w:before="120" w:line="240" w:lineRule="auto"/>
            <w:jc w:val="both"/>
          </w:pPr>
        </w:pPrChange>
      </w:pPr>
      <w:del w:id="211" w:author="NEPOMUCENO Gabrielle" w:date="2026-01-14T18:36:00Z" w16du:dateUtc="2026-01-14T21:36:00Z">
        <w:r w:rsidDel="004B74A8">
          <w:rPr>
            <w:rFonts w:ascii="Calibri" w:hAnsi="Calibri" w:cs="Calibri"/>
            <w:lang w:val="pt-BR" w:eastAsia="en-US"/>
          </w:rPr>
          <w:delText xml:space="preserve">1.1.3.  </w:delText>
        </w:r>
        <w:r w:rsidR="00620437" w:rsidRPr="00620437" w:rsidDel="004B74A8">
          <w:rPr>
            <w:rFonts w:ascii="Calibri" w:hAnsi="Calibri" w:cs="Calibri"/>
            <w:lang w:val="pt-BR" w:eastAsia="en-US"/>
          </w:rPr>
          <w:delText xml:space="preserve">A </w:delText>
        </w:r>
        <w:r w:rsidR="00620437" w:rsidRPr="00181C7B" w:rsidDel="004B74A8">
          <w:rPr>
            <w:rFonts w:ascii="Calibri" w:hAnsi="Calibri" w:cs="Calibri"/>
            <w:b/>
            <w:bCs/>
            <w:lang w:val="pt-BR" w:eastAsia="en-US"/>
          </w:rPr>
          <w:delText>PARCEIRA</w:delText>
        </w:r>
        <w:r w:rsidR="00620437" w:rsidRPr="00620437" w:rsidDel="004B74A8">
          <w:rPr>
            <w:rFonts w:ascii="Calibri" w:hAnsi="Calibri" w:cs="Calibri"/>
            <w:lang w:val="pt-BR" w:eastAsia="en-US"/>
          </w:rPr>
          <w:delText xml:space="preserve"> deverá efetuar o pagamento à </w:delText>
        </w:r>
        <w:r w:rsidR="00620437" w:rsidRPr="00181C7B" w:rsidDel="004B74A8">
          <w:rPr>
            <w:rFonts w:ascii="Calibri" w:hAnsi="Calibri" w:cs="Calibri"/>
            <w:b/>
            <w:bCs/>
            <w:lang w:val="pt-BR" w:eastAsia="en-US"/>
          </w:rPr>
          <w:delText>TICKET</w:delText>
        </w:r>
        <w:r w:rsidR="00620437" w:rsidRPr="00620437" w:rsidDel="004B74A8">
          <w:rPr>
            <w:rFonts w:ascii="Calibri" w:hAnsi="Calibri" w:cs="Calibri"/>
            <w:lang w:val="pt-BR" w:eastAsia="en-US"/>
          </w:rPr>
          <w:delText xml:space="preserve"> até o</w:delText>
        </w:r>
        <w:r w:rsidR="008470E1" w:rsidRPr="000E3921" w:rsidDel="004B74A8">
          <w:rPr>
            <w:rFonts w:ascii="Calibri" w:hAnsi="Calibri" w:cs="Calibri"/>
            <w:snapToGrid w:val="0"/>
            <w:color w:val="000000"/>
          </w:rPr>
          <w:fldChar w:fldCharType="begin">
            <w:ffData>
              <w:name w:val="Texto45"/>
              <w:enabled/>
              <w:calcOnExit w:val="0"/>
              <w:textInput/>
            </w:ffData>
          </w:fldChar>
        </w:r>
        <w:r w:rsidR="008470E1" w:rsidRPr="000E3921" w:rsidDel="004B74A8">
          <w:rPr>
            <w:rFonts w:ascii="Calibri" w:hAnsi="Calibri" w:cs="Calibri"/>
            <w:snapToGrid w:val="0"/>
            <w:color w:val="000000"/>
            <w:lang w:val="pt-BR"/>
          </w:rPr>
          <w:delInstrText xml:space="preserve"> FORMTEXT </w:delInstrText>
        </w:r>
        <w:r w:rsidR="008470E1" w:rsidRPr="000E3921" w:rsidDel="004B74A8">
          <w:rPr>
            <w:rFonts w:ascii="Calibri" w:hAnsi="Calibri" w:cs="Calibri"/>
            <w:snapToGrid w:val="0"/>
            <w:color w:val="000000"/>
          </w:rPr>
        </w:r>
        <w:r w:rsidR="008470E1" w:rsidRPr="000E3921" w:rsidDel="004B74A8">
          <w:rPr>
            <w:rFonts w:ascii="Calibri" w:hAnsi="Calibri" w:cs="Calibri"/>
            <w:snapToGrid w:val="0"/>
            <w:color w:val="000000"/>
          </w:rPr>
          <w:fldChar w:fldCharType="separate"/>
        </w:r>
        <w:r w:rsidR="008470E1" w:rsidRPr="000E3921" w:rsidDel="004B74A8">
          <w:rPr>
            <w:rFonts w:ascii="Calibri" w:hAnsi="Calibri" w:cs="Calibri"/>
            <w:snapToGrid w:val="0"/>
            <w:color w:val="000000"/>
          </w:rPr>
          <w:delText> </w:delText>
        </w:r>
        <w:r w:rsidR="008470E1" w:rsidRPr="000E3921" w:rsidDel="004B74A8">
          <w:rPr>
            <w:rFonts w:ascii="Calibri" w:hAnsi="Calibri" w:cs="Calibri"/>
            <w:snapToGrid w:val="0"/>
            <w:color w:val="000000"/>
          </w:rPr>
          <w:delText> </w:delText>
        </w:r>
        <w:r w:rsidR="008470E1" w:rsidRPr="000E3921" w:rsidDel="004B74A8">
          <w:rPr>
            <w:rFonts w:ascii="Calibri" w:hAnsi="Calibri" w:cs="Calibri"/>
            <w:snapToGrid w:val="0"/>
            <w:color w:val="000000"/>
          </w:rPr>
          <w:delText> </w:delText>
        </w:r>
        <w:r w:rsidR="008470E1" w:rsidRPr="000E3921" w:rsidDel="004B74A8">
          <w:rPr>
            <w:rFonts w:ascii="Calibri" w:hAnsi="Calibri" w:cs="Calibri"/>
            <w:snapToGrid w:val="0"/>
            <w:color w:val="000000"/>
          </w:rPr>
          <w:delText> </w:delText>
        </w:r>
        <w:r w:rsidR="008470E1" w:rsidRPr="000E3921" w:rsidDel="004B74A8">
          <w:rPr>
            <w:rFonts w:ascii="Calibri" w:hAnsi="Calibri" w:cs="Calibri"/>
            <w:snapToGrid w:val="0"/>
            <w:color w:val="000000"/>
          </w:rPr>
          <w:delText> </w:delText>
        </w:r>
        <w:r w:rsidR="008470E1" w:rsidRPr="000E3921" w:rsidDel="004B74A8">
          <w:rPr>
            <w:rFonts w:ascii="Calibri" w:hAnsi="Calibri" w:cs="Calibri"/>
            <w:snapToGrid w:val="0"/>
            <w:color w:val="000000"/>
          </w:rPr>
          <w:fldChar w:fldCharType="end"/>
        </w:r>
        <w:r w:rsidR="00620437" w:rsidRPr="00620437" w:rsidDel="004B74A8">
          <w:rPr>
            <w:rFonts w:ascii="Calibri" w:hAnsi="Calibri" w:cs="Calibri"/>
            <w:lang w:val="pt-BR" w:eastAsia="en-US"/>
          </w:rPr>
          <w:delText xml:space="preserve">dia útil subsequente, sendo necessário que a </w:delText>
        </w:r>
        <w:r w:rsidR="00620437" w:rsidRPr="00181C7B" w:rsidDel="004B74A8">
          <w:rPr>
            <w:rFonts w:ascii="Calibri" w:hAnsi="Calibri" w:cs="Calibri"/>
            <w:b/>
            <w:bCs/>
            <w:lang w:val="pt-BR" w:eastAsia="en-US"/>
          </w:rPr>
          <w:delText>TICKET</w:delText>
        </w:r>
        <w:r w:rsidR="00620437" w:rsidRPr="00620437" w:rsidDel="004B74A8">
          <w:rPr>
            <w:rFonts w:ascii="Calibri" w:hAnsi="Calibri" w:cs="Calibri"/>
            <w:lang w:val="pt-BR" w:eastAsia="en-US"/>
          </w:rPr>
          <w:delText xml:space="preserve"> forneça a nota fiscal e boleto com no mínimo </w:delText>
        </w:r>
        <w:r w:rsidR="008470E1" w:rsidRPr="000E3921" w:rsidDel="004B74A8">
          <w:rPr>
            <w:rFonts w:ascii="Calibri" w:hAnsi="Calibri" w:cs="Calibri"/>
            <w:snapToGrid w:val="0"/>
            <w:color w:val="000000"/>
          </w:rPr>
          <w:fldChar w:fldCharType="begin">
            <w:ffData>
              <w:name w:val="Texto45"/>
              <w:enabled/>
              <w:calcOnExit w:val="0"/>
              <w:textInput/>
            </w:ffData>
          </w:fldChar>
        </w:r>
        <w:r w:rsidR="008470E1" w:rsidRPr="000E3921" w:rsidDel="004B74A8">
          <w:rPr>
            <w:rFonts w:ascii="Calibri" w:hAnsi="Calibri" w:cs="Calibri"/>
            <w:snapToGrid w:val="0"/>
            <w:color w:val="000000"/>
            <w:lang w:val="pt-BR"/>
          </w:rPr>
          <w:delInstrText xml:space="preserve"> FORMTEXT </w:delInstrText>
        </w:r>
        <w:r w:rsidR="008470E1" w:rsidRPr="000E3921" w:rsidDel="004B74A8">
          <w:rPr>
            <w:rFonts w:ascii="Calibri" w:hAnsi="Calibri" w:cs="Calibri"/>
            <w:snapToGrid w:val="0"/>
            <w:color w:val="000000"/>
          </w:rPr>
        </w:r>
        <w:r w:rsidR="008470E1" w:rsidRPr="000E3921" w:rsidDel="004B74A8">
          <w:rPr>
            <w:rFonts w:ascii="Calibri" w:hAnsi="Calibri" w:cs="Calibri"/>
            <w:snapToGrid w:val="0"/>
            <w:color w:val="000000"/>
          </w:rPr>
          <w:fldChar w:fldCharType="separate"/>
        </w:r>
        <w:r w:rsidR="008470E1" w:rsidRPr="000E3921" w:rsidDel="004B74A8">
          <w:rPr>
            <w:rFonts w:ascii="Calibri" w:hAnsi="Calibri" w:cs="Calibri"/>
            <w:snapToGrid w:val="0"/>
            <w:color w:val="000000"/>
          </w:rPr>
          <w:delText> </w:delText>
        </w:r>
        <w:r w:rsidR="008470E1" w:rsidRPr="000E3921" w:rsidDel="004B74A8">
          <w:rPr>
            <w:rFonts w:ascii="Calibri" w:hAnsi="Calibri" w:cs="Calibri"/>
            <w:snapToGrid w:val="0"/>
            <w:color w:val="000000"/>
          </w:rPr>
          <w:delText> </w:delText>
        </w:r>
        <w:r w:rsidR="008470E1" w:rsidRPr="000E3921" w:rsidDel="004B74A8">
          <w:rPr>
            <w:rFonts w:ascii="Calibri" w:hAnsi="Calibri" w:cs="Calibri"/>
            <w:snapToGrid w:val="0"/>
            <w:color w:val="000000"/>
          </w:rPr>
          <w:delText> </w:delText>
        </w:r>
        <w:r w:rsidR="008470E1" w:rsidRPr="000E3921" w:rsidDel="004B74A8">
          <w:rPr>
            <w:rFonts w:ascii="Calibri" w:hAnsi="Calibri" w:cs="Calibri"/>
            <w:snapToGrid w:val="0"/>
            <w:color w:val="000000"/>
          </w:rPr>
          <w:delText> </w:delText>
        </w:r>
        <w:r w:rsidR="008470E1" w:rsidRPr="000E3921" w:rsidDel="004B74A8">
          <w:rPr>
            <w:rFonts w:ascii="Calibri" w:hAnsi="Calibri" w:cs="Calibri"/>
            <w:snapToGrid w:val="0"/>
            <w:color w:val="000000"/>
          </w:rPr>
          <w:delText> </w:delText>
        </w:r>
        <w:r w:rsidR="008470E1" w:rsidRPr="000E3921" w:rsidDel="004B74A8">
          <w:rPr>
            <w:rFonts w:ascii="Calibri" w:hAnsi="Calibri" w:cs="Calibri"/>
            <w:snapToGrid w:val="0"/>
            <w:color w:val="000000"/>
          </w:rPr>
          <w:fldChar w:fldCharType="end"/>
        </w:r>
        <w:r w:rsidR="008470E1" w:rsidRPr="008470E1" w:rsidDel="004B74A8">
          <w:rPr>
            <w:rFonts w:ascii="Calibri" w:hAnsi="Calibri" w:cs="Calibri"/>
            <w:snapToGrid w:val="0"/>
            <w:color w:val="000000"/>
            <w:lang w:val="pt-BR"/>
          </w:rPr>
          <w:delText xml:space="preserve"> </w:delText>
        </w:r>
        <w:r w:rsidR="00620437" w:rsidRPr="00620437" w:rsidDel="004B74A8">
          <w:rPr>
            <w:rFonts w:ascii="Calibri" w:hAnsi="Calibri" w:cs="Calibri"/>
            <w:lang w:val="pt-BR" w:eastAsia="en-US"/>
          </w:rPr>
          <w:delText>dias de antecedência da data acordada para o pagament</w:delText>
        </w:r>
        <w:r w:rsidR="00620437" w:rsidDel="004B74A8">
          <w:rPr>
            <w:rFonts w:ascii="Calibri" w:hAnsi="Calibri" w:cs="Calibri"/>
            <w:lang w:val="pt-BR" w:eastAsia="en-US"/>
          </w:rPr>
          <w:delText>o.</w:delText>
        </w:r>
      </w:del>
    </w:p>
    <w:p w14:paraId="482B64C2" w14:textId="19472EB5" w:rsidR="0023668F" w:rsidDel="004B74A8" w:rsidRDefault="0023668F" w:rsidP="004B74A8">
      <w:pPr>
        <w:spacing w:before="120" w:line="240" w:lineRule="auto"/>
        <w:jc w:val="both"/>
        <w:rPr>
          <w:del w:id="212" w:author="NEPOMUCENO Gabrielle" w:date="2026-01-14T18:36:00Z" w16du:dateUtc="2026-01-14T21:36:00Z"/>
          <w:rFonts w:ascii="Calibri" w:hAnsi="Calibri" w:cs="Calibri"/>
          <w:lang w:val="pt-BR" w:eastAsia="en-US"/>
        </w:rPr>
        <w:pPrChange w:id="213" w:author="NEPOMUCENO Gabrielle" w:date="2026-01-14T18:36:00Z" w16du:dateUtc="2026-01-14T21:36:00Z">
          <w:pPr>
            <w:spacing w:line="240" w:lineRule="auto"/>
            <w:jc w:val="both"/>
          </w:pPr>
        </w:pPrChange>
      </w:pPr>
    </w:p>
    <w:p w14:paraId="167092FF" w14:textId="51A9C885" w:rsidR="0023668F" w:rsidDel="004B74A8" w:rsidRDefault="002B0A4D" w:rsidP="004B74A8">
      <w:pPr>
        <w:spacing w:before="120" w:line="240" w:lineRule="auto"/>
        <w:jc w:val="both"/>
        <w:rPr>
          <w:del w:id="214" w:author="NEPOMUCENO Gabrielle" w:date="2026-01-14T18:36:00Z" w16du:dateUtc="2026-01-14T21:36:00Z"/>
          <w:rFonts w:ascii="Calibri" w:hAnsi="Calibri" w:cs="Calibri"/>
          <w:lang w:val="pt-BR" w:eastAsia="en-US"/>
        </w:rPr>
      </w:pPr>
      <w:del w:id="215" w:author="NEPOMUCENO Gabrielle" w:date="2026-01-14T18:36:00Z" w16du:dateUtc="2026-01-14T21:36:00Z">
        <w:r w:rsidDel="004B74A8">
          <w:rPr>
            <w:rFonts w:ascii="Calibri" w:hAnsi="Calibri" w:cs="Calibri"/>
            <w:lang w:val="pt-BR" w:eastAsia="en-US"/>
          </w:rPr>
          <w:delText>1.1.</w:delText>
        </w:r>
        <w:r w:rsidR="009E3248" w:rsidDel="004B74A8">
          <w:rPr>
            <w:rFonts w:ascii="Calibri" w:hAnsi="Calibri" w:cs="Calibri"/>
            <w:lang w:val="pt-BR" w:eastAsia="en-US"/>
          </w:rPr>
          <w:delText>4</w:delText>
        </w:r>
        <w:r w:rsidDel="004B74A8">
          <w:rPr>
            <w:rFonts w:ascii="Calibri" w:hAnsi="Calibri" w:cs="Calibri"/>
            <w:lang w:val="pt-BR" w:eastAsia="en-US"/>
          </w:rPr>
          <w:delText xml:space="preserve">.  </w:delText>
        </w:r>
        <w:r w:rsidR="0023668F" w:rsidRPr="0023668F" w:rsidDel="004B74A8">
          <w:rPr>
            <w:rFonts w:ascii="Calibri" w:hAnsi="Calibri" w:cs="Calibri"/>
            <w:lang w:val="pt-BR" w:eastAsia="en-US"/>
          </w:rPr>
          <w:delText xml:space="preserve">A </w:delText>
        </w:r>
        <w:r w:rsidR="0023668F" w:rsidRPr="00181C7B" w:rsidDel="004B74A8">
          <w:rPr>
            <w:rFonts w:ascii="Calibri" w:hAnsi="Calibri" w:cs="Calibri"/>
            <w:b/>
            <w:bCs/>
            <w:lang w:val="pt-BR" w:eastAsia="en-US"/>
          </w:rPr>
          <w:delText>TICKET</w:delText>
        </w:r>
        <w:r w:rsidR="0023668F" w:rsidRPr="0023668F" w:rsidDel="004B74A8">
          <w:rPr>
            <w:rFonts w:ascii="Calibri" w:hAnsi="Calibri" w:cs="Calibri"/>
            <w:lang w:val="pt-BR" w:eastAsia="en-US"/>
          </w:rPr>
          <w:delText xml:space="preserve"> emitirá nota fiscal para a </w:delText>
        </w:r>
        <w:r w:rsidRPr="00181C7B" w:rsidDel="004B74A8">
          <w:rPr>
            <w:rFonts w:ascii="Calibri" w:hAnsi="Calibri" w:cs="Calibri"/>
            <w:b/>
            <w:bCs/>
            <w:lang w:val="pt-BR" w:eastAsia="en-US"/>
          </w:rPr>
          <w:delText>PARCEIRO</w:delText>
        </w:r>
        <w:r w:rsidR="0023668F" w:rsidRPr="0023668F" w:rsidDel="004B74A8">
          <w:rPr>
            <w:rFonts w:ascii="Calibri" w:hAnsi="Calibri" w:cs="Calibri"/>
            <w:lang w:val="pt-BR" w:eastAsia="en-US"/>
          </w:rPr>
          <w:delText xml:space="preserve"> com os valores devidos referente as indicações, podendo acumular esses valores e emitir a Nota Fiscal em períodos, a definir.</w:delText>
        </w:r>
      </w:del>
    </w:p>
    <w:p w14:paraId="2486D11E" w14:textId="77777777" w:rsidR="002B0A4D" w:rsidRPr="0023668F" w:rsidDel="004B74A8" w:rsidRDefault="002B0A4D" w:rsidP="0023668F">
      <w:pPr>
        <w:spacing w:line="240" w:lineRule="auto"/>
        <w:jc w:val="both"/>
        <w:rPr>
          <w:del w:id="216" w:author="NEPOMUCENO Gabrielle" w:date="2026-01-14T18:36:00Z" w16du:dateUtc="2026-01-14T21:36:00Z"/>
          <w:rFonts w:ascii="Calibri" w:hAnsi="Calibri" w:cs="Calibri"/>
          <w:lang w:val="pt-BR" w:eastAsia="en-US"/>
        </w:rPr>
      </w:pPr>
    </w:p>
    <w:p w14:paraId="78B64421" w14:textId="2F70B00B" w:rsidR="0023668F" w:rsidRPr="002B0A4D" w:rsidRDefault="002B0A4D" w:rsidP="004B74A8">
      <w:pPr>
        <w:spacing w:before="120" w:line="240" w:lineRule="auto"/>
        <w:jc w:val="both"/>
        <w:rPr>
          <w:rFonts w:ascii="Calibri" w:hAnsi="Calibri" w:cs="Calibri"/>
          <w:lang w:val="pt-BR" w:eastAsia="en-US"/>
        </w:rPr>
        <w:pPrChange w:id="217" w:author="NEPOMUCENO Gabrielle" w:date="2026-01-14T18:36:00Z" w16du:dateUtc="2026-01-14T21:36:00Z">
          <w:pPr>
            <w:spacing w:before="60" w:after="60" w:line="240" w:lineRule="auto"/>
            <w:jc w:val="both"/>
          </w:pPr>
        </w:pPrChange>
      </w:pPr>
      <w:r>
        <w:rPr>
          <w:rFonts w:ascii="Calibri" w:hAnsi="Calibri" w:cs="Calibri"/>
          <w:lang w:val="pt-BR" w:eastAsia="en-US"/>
        </w:rPr>
        <w:t>1.1.</w:t>
      </w:r>
      <w:ins w:id="218" w:author="NEPOMUCENO Gabrielle" w:date="2026-01-14T18:36:00Z" w16du:dateUtc="2026-01-14T21:36:00Z">
        <w:r w:rsidR="004B74A8">
          <w:rPr>
            <w:rFonts w:ascii="Calibri" w:hAnsi="Calibri" w:cs="Calibri"/>
            <w:lang w:val="pt-BR" w:eastAsia="en-US"/>
          </w:rPr>
          <w:t>2</w:t>
        </w:r>
      </w:ins>
      <w:del w:id="219" w:author="NEPOMUCENO Gabrielle" w:date="2026-01-14T18:36:00Z" w16du:dateUtc="2026-01-14T21:36:00Z">
        <w:r w:rsidDel="004B74A8">
          <w:rPr>
            <w:rFonts w:ascii="Calibri" w:hAnsi="Calibri" w:cs="Calibri"/>
            <w:lang w:val="pt-BR" w:eastAsia="en-US"/>
          </w:rPr>
          <w:delText>5</w:delText>
        </w:r>
      </w:del>
      <w:r>
        <w:rPr>
          <w:rFonts w:ascii="Calibri" w:hAnsi="Calibri" w:cs="Calibri"/>
          <w:lang w:val="pt-BR" w:eastAsia="en-US"/>
        </w:rPr>
        <w:t xml:space="preserve">. </w:t>
      </w:r>
      <w:r w:rsidRPr="002B0A4D">
        <w:rPr>
          <w:rFonts w:ascii="Calibri" w:hAnsi="Calibri" w:cs="Calibri"/>
          <w:lang w:val="pt-BR" w:eastAsia="en-US"/>
        </w:rPr>
        <w:t>A Remuneração engloba todos os custos e tributos relativos aos serviços deste Contrato, sob responsabilidade do contribuinte conforme a lei tributária.</w:t>
      </w:r>
    </w:p>
    <w:p w14:paraId="7693949F" w14:textId="77777777" w:rsidR="002528C9" w:rsidRPr="002528C9" w:rsidDel="004B74A8" w:rsidRDefault="002528C9" w:rsidP="002528C9">
      <w:pPr>
        <w:spacing w:before="60" w:after="60"/>
        <w:jc w:val="both"/>
        <w:rPr>
          <w:del w:id="220" w:author="NEPOMUCENO Gabrielle" w:date="2026-01-14T18:36:00Z" w16du:dateUtc="2026-01-14T21:36:00Z"/>
          <w:rFonts w:ascii="Montserrat" w:eastAsia="Times New Roman" w:hAnsi="Montserrat" w:cs="Calibri"/>
          <w:sz w:val="20"/>
          <w:szCs w:val="20"/>
          <w:lang w:val="pt-BR"/>
        </w:rPr>
      </w:pPr>
    </w:p>
    <w:p w14:paraId="405A22BE" w14:textId="59958A48" w:rsidR="002528C9" w:rsidRPr="002B0A4D" w:rsidDel="004B74A8" w:rsidRDefault="00620437" w:rsidP="002B0A4D">
      <w:pPr>
        <w:pStyle w:val="PargrafodaLista"/>
        <w:numPr>
          <w:ilvl w:val="2"/>
          <w:numId w:val="16"/>
        </w:numPr>
        <w:spacing w:before="40" w:after="40" w:line="240" w:lineRule="auto"/>
        <w:ind w:left="0" w:firstLine="0"/>
        <w:jc w:val="both"/>
        <w:rPr>
          <w:del w:id="221" w:author="NEPOMUCENO Gabrielle" w:date="2026-01-14T18:36:00Z" w16du:dateUtc="2026-01-14T21:36:00Z"/>
          <w:rFonts w:ascii="Calibri" w:hAnsi="Calibri" w:cs="Calibri"/>
          <w:lang w:val="pt-BR" w:eastAsia="en-US"/>
        </w:rPr>
      </w:pPr>
      <w:bookmarkStart w:id="222" w:name="_Ref57914780"/>
      <w:del w:id="223" w:author="NEPOMUCENO Gabrielle" w:date="2026-01-14T18:36:00Z" w16du:dateUtc="2026-01-14T21:36:00Z">
        <w:r w:rsidRPr="00620437" w:rsidDel="004B74A8">
          <w:rPr>
            <w:rFonts w:ascii="Calibri" w:hAnsi="Calibri" w:cs="Calibri"/>
            <w:lang w:val="pt-BR" w:eastAsia="en-US"/>
          </w:rPr>
          <w:delText>O atraso no pagamento das faturas resultará em multa de 10% sobre o valor devido, mais juros de 1% ao mês e correção pelo IPCA, ambos calculados diariamente desde o vencimento até o pagamento.</w:delText>
        </w:r>
      </w:del>
    </w:p>
    <w:bookmarkEnd w:id="222"/>
    <w:p w14:paraId="54F2D314" w14:textId="77777777" w:rsidR="002528C9" w:rsidRPr="00A3475F" w:rsidRDefault="002528C9" w:rsidP="002528C9">
      <w:pPr>
        <w:pStyle w:val="Corpodetexto2"/>
        <w:rPr>
          <w:rFonts w:ascii="Calibri" w:hAnsi="Calibri" w:cs="Calibri"/>
          <w:lang w:val="pt-BR" w:eastAsia="en-US"/>
        </w:rPr>
      </w:pPr>
    </w:p>
    <w:p w14:paraId="026CD21F" w14:textId="387305AE" w:rsidR="000E3921" w:rsidDel="004B74A8" w:rsidRDefault="000E3921" w:rsidP="000E3921">
      <w:pPr>
        <w:pStyle w:val="Ttulo2"/>
        <w:spacing w:before="0" w:after="0" w:line="360" w:lineRule="auto"/>
        <w:jc w:val="center"/>
        <w:rPr>
          <w:del w:id="224" w:author="NEPOMUCENO Gabrielle" w:date="2026-01-14T18:36:00Z" w16du:dateUtc="2026-01-14T21:36:00Z"/>
          <w:rFonts w:ascii="Calibri" w:hAnsi="Calibri" w:cs="Calibri"/>
          <w:b/>
          <w:color w:val="000000"/>
          <w:sz w:val="22"/>
          <w:szCs w:val="22"/>
          <w:u w:val="single"/>
          <w:lang w:val="pt-BR"/>
        </w:rPr>
      </w:pPr>
    </w:p>
    <w:p w14:paraId="20797188" w14:textId="77777777" w:rsidR="004B74A8" w:rsidRDefault="004B74A8" w:rsidP="004B74A8">
      <w:pPr>
        <w:rPr>
          <w:ins w:id="225" w:author="NEPOMUCENO Gabrielle" w:date="2026-01-14T18:36:00Z" w16du:dateUtc="2026-01-14T21:36:00Z"/>
          <w:lang w:val="pt-BR"/>
        </w:rPr>
      </w:pPr>
    </w:p>
    <w:p w14:paraId="152EE273" w14:textId="77777777" w:rsidR="004B74A8" w:rsidRDefault="004B74A8" w:rsidP="004B74A8">
      <w:pPr>
        <w:rPr>
          <w:ins w:id="226" w:author="NEPOMUCENO Gabrielle" w:date="2026-01-14T18:36:00Z" w16du:dateUtc="2026-01-14T21:36:00Z"/>
          <w:lang w:val="pt-BR"/>
        </w:rPr>
      </w:pPr>
    </w:p>
    <w:p w14:paraId="7F194E6F" w14:textId="77777777" w:rsidR="004B74A8" w:rsidRDefault="004B74A8" w:rsidP="004B74A8">
      <w:pPr>
        <w:rPr>
          <w:ins w:id="227" w:author="NEPOMUCENO Gabrielle" w:date="2026-01-14T18:36:00Z" w16du:dateUtc="2026-01-14T21:36:00Z"/>
          <w:lang w:val="pt-BR"/>
        </w:rPr>
      </w:pPr>
    </w:p>
    <w:p w14:paraId="114883F8" w14:textId="77777777" w:rsidR="004B74A8" w:rsidRDefault="004B74A8" w:rsidP="004B74A8">
      <w:pPr>
        <w:rPr>
          <w:ins w:id="228" w:author="NEPOMUCENO Gabrielle" w:date="2026-01-14T18:36:00Z" w16du:dateUtc="2026-01-14T21:36:00Z"/>
          <w:lang w:val="pt-BR"/>
        </w:rPr>
      </w:pPr>
    </w:p>
    <w:p w14:paraId="6FA1267B" w14:textId="77777777" w:rsidR="004B74A8" w:rsidRDefault="004B74A8" w:rsidP="004B74A8">
      <w:pPr>
        <w:rPr>
          <w:ins w:id="229" w:author="NEPOMUCENO Gabrielle" w:date="2026-01-14T18:36:00Z" w16du:dateUtc="2026-01-14T21:36:00Z"/>
          <w:lang w:val="pt-BR"/>
        </w:rPr>
      </w:pPr>
    </w:p>
    <w:p w14:paraId="0C71ED42" w14:textId="77777777" w:rsidR="004B74A8" w:rsidRDefault="004B74A8" w:rsidP="004B74A8">
      <w:pPr>
        <w:rPr>
          <w:ins w:id="230" w:author="NEPOMUCENO Gabrielle" w:date="2026-01-14T18:36:00Z" w16du:dateUtc="2026-01-14T21:36:00Z"/>
          <w:lang w:val="pt-BR"/>
        </w:rPr>
      </w:pPr>
    </w:p>
    <w:p w14:paraId="51F21F2F" w14:textId="77777777" w:rsidR="004B74A8" w:rsidRDefault="004B74A8" w:rsidP="004B74A8">
      <w:pPr>
        <w:rPr>
          <w:ins w:id="231" w:author="NEPOMUCENO Gabrielle" w:date="2026-01-14T18:36:00Z" w16du:dateUtc="2026-01-14T21:36:00Z"/>
          <w:lang w:val="pt-BR"/>
        </w:rPr>
      </w:pPr>
    </w:p>
    <w:p w14:paraId="1A9A973A" w14:textId="77777777" w:rsidR="004B74A8" w:rsidRDefault="004B74A8" w:rsidP="004B74A8">
      <w:pPr>
        <w:rPr>
          <w:ins w:id="232" w:author="NEPOMUCENO Gabrielle" w:date="2026-01-14T18:36:00Z" w16du:dateUtc="2026-01-14T21:36:00Z"/>
          <w:lang w:val="pt-BR"/>
        </w:rPr>
      </w:pPr>
    </w:p>
    <w:p w14:paraId="7D63C4D0" w14:textId="77777777" w:rsidR="004B74A8" w:rsidRDefault="004B74A8" w:rsidP="004B74A8">
      <w:pPr>
        <w:rPr>
          <w:ins w:id="233" w:author="NEPOMUCENO Gabrielle" w:date="2026-01-14T18:36:00Z" w16du:dateUtc="2026-01-14T21:36:00Z"/>
          <w:lang w:val="pt-BR"/>
        </w:rPr>
      </w:pPr>
    </w:p>
    <w:p w14:paraId="7B91E9DC" w14:textId="77777777" w:rsidR="004B74A8" w:rsidRDefault="004B74A8" w:rsidP="004B74A8">
      <w:pPr>
        <w:rPr>
          <w:ins w:id="234" w:author="NEPOMUCENO Gabrielle" w:date="2026-01-14T18:36:00Z" w16du:dateUtc="2026-01-14T21:36:00Z"/>
          <w:lang w:val="pt-BR"/>
        </w:rPr>
      </w:pPr>
    </w:p>
    <w:p w14:paraId="0176754B" w14:textId="77777777" w:rsidR="004B74A8" w:rsidRDefault="004B74A8" w:rsidP="004B74A8">
      <w:pPr>
        <w:rPr>
          <w:ins w:id="235" w:author="NEPOMUCENO Gabrielle" w:date="2026-01-14T18:36:00Z" w16du:dateUtc="2026-01-14T21:36:00Z"/>
          <w:lang w:val="pt-BR"/>
        </w:rPr>
      </w:pPr>
    </w:p>
    <w:p w14:paraId="3754A00D" w14:textId="77777777" w:rsidR="004B74A8" w:rsidRDefault="004B74A8" w:rsidP="004B74A8">
      <w:pPr>
        <w:rPr>
          <w:ins w:id="236" w:author="NEPOMUCENO Gabrielle" w:date="2026-01-14T18:36:00Z" w16du:dateUtc="2026-01-14T21:36:00Z"/>
          <w:lang w:val="pt-BR"/>
        </w:rPr>
      </w:pPr>
    </w:p>
    <w:p w14:paraId="00383477" w14:textId="77777777" w:rsidR="004B74A8" w:rsidRDefault="004B74A8" w:rsidP="004B74A8">
      <w:pPr>
        <w:rPr>
          <w:ins w:id="237" w:author="NEPOMUCENO Gabrielle" w:date="2026-01-14T18:36:00Z" w16du:dateUtc="2026-01-14T21:36:00Z"/>
          <w:lang w:val="pt-BR"/>
        </w:rPr>
      </w:pPr>
    </w:p>
    <w:p w14:paraId="489D406B" w14:textId="77777777" w:rsidR="004B74A8" w:rsidRDefault="004B74A8" w:rsidP="004B74A8">
      <w:pPr>
        <w:rPr>
          <w:ins w:id="238" w:author="NEPOMUCENO Gabrielle" w:date="2026-01-14T18:36:00Z" w16du:dateUtc="2026-01-14T21:36:00Z"/>
          <w:lang w:val="pt-BR"/>
        </w:rPr>
      </w:pPr>
    </w:p>
    <w:p w14:paraId="122BD8C2" w14:textId="77777777" w:rsidR="004B74A8" w:rsidRDefault="004B74A8" w:rsidP="004B74A8">
      <w:pPr>
        <w:rPr>
          <w:ins w:id="239" w:author="NEPOMUCENO Gabrielle" w:date="2026-01-14T18:36:00Z" w16du:dateUtc="2026-01-14T21:36:00Z"/>
          <w:lang w:val="pt-BR"/>
        </w:rPr>
      </w:pPr>
    </w:p>
    <w:p w14:paraId="1A7F5CC0" w14:textId="77777777" w:rsidR="004B74A8" w:rsidRDefault="004B74A8" w:rsidP="004B74A8">
      <w:pPr>
        <w:rPr>
          <w:ins w:id="240" w:author="NEPOMUCENO Gabrielle" w:date="2026-01-14T18:36:00Z" w16du:dateUtc="2026-01-14T21:36:00Z"/>
          <w:lang w:val="pt-BR"/>
        </w:rPr>
      </w:pPr>
    </w:p>
    <w:p w14:paraId="14C4DF02" w14:textId="77777777" w:rsidR="004B74A8" w:rsidRDefault="004B74A8" w:rsidP="004B74A8">
      <w:pPr>
        <w:rPr>
          <w:ins w:id="241" w:author="NEPOMUCENO Gabrielle" w:date="2026-01-14T18:36:00Z" w16du:dateUtc="2026-01-14T21:36:00Z"/>
          <w:lang w:val="pt-BR"/>
        </w:rPr>
      </w:pPr>
    </w:p>
    <w:p w14:paraId="7937BA7C" w14:textId="77777777" w:rsidR="004B74A8" w:rsidRDefault="004B74A8" w:rsidP="004B74A8">
      <w:pPr>
        <w:rPr>
          <w:ins w:id="242" w:author="NEPOMUCENO Gabrielle" w:date="2026-01-14T18:36:00Z" w16du:dateUtc="2026-01-14T21:36:00Z"/>
          <w:lang w:val="pt-BR"/>
        </w:rPr>
      </w:pPr>
    </w:p>
    <w:p w14:paraId="6CF11A49" w14:textId="77777777" w:rsidR="004B74A8" w:rsidRPr="004B74A8" w:rsidRDefault="004B74A8" w:rsidP="004B74A8">
      <w:pPr>
        <w:rPr>
          <w:ins w:id="243" w:author="NEPOMUCENO Gabrielle" w:date="2026-01-14T18:36:00Z" w16du:dateUtc="2026-01-14T21:36:00Z"/>
          <w:lang w:val="pt-BR"/>
          <w:rPrChange w:id="244" w:author="NEPOMUCENO Gabrielle" w:date="2026-01-14T18:36:00Z" w16du:dateUtc="2026-01-14T21:36:00Z">
            <w:rPr>
              <w:ins w:id="245" w:author="NEPOMUCENO Gabrielle" w:date="2026-01-14T18:36:00Z" w16du:dateUtc="2026-01-14T21:36:00Z"/>
              <w:rFonts w:ascii="Calibri" w:hAnsi="Calibri" w:cs="Calibri"/>
              <w:b/>
              <w:color w:val="000000"/>
              <w:sz w:val="22"/>
              <w:szCs w:val="22"/>
              <w:u w:val="single"/>
              <w:lang w:val="pt-BR"/>
            </w:rPr>
          </w:rPrChange>
        </w:rPr>
        <w:pPrChange w:id="246" w:author="NEPOMUCENO Gabrielle" w:date="2026-01-14T18:36:00Z" w16du:dateUtc="2026-01-14T21:36:00Z">
          <w:pPr>
            <w:pStyle w:val="Ttulo2"/>
            <w:spacing w:before="0" w:after="0" w:line="360" w:lineRule="auto"/>
            <w:jc w:val="center"/>
          </w:pPr>
        </w:pPrChange>
      </w:pPr>
    </w:p>
    <w:p w14:paraId="6EB94D13" w14:textId="2FADAE2B" w:rsidR="000E3921" w:rsidDel="004B74A8" w:rsidRDefault="000E3921" w:rsidP="000E3921">
      <w:pPr>
        <w:pStyle w:val="Ttulo2"/>
        <w:spacing w:before="0" w:after="0" w:line="360" w:lineRule="auto"/>
        <w:jc w:val="center"/>
        <w:rPr>
          <w:del w:id="247" w:author="NEPOMUCENO Gabrielle" w:date="2026-01-14T18:36:00Z" w16du:dateUtc="2026-01-14T21:36:00Z"/>
          <w:rFonts w:ascii="Calibri" w:hAnsi="Calibri" w:cs="Calibri"/>
          <w:b/>
          <w:color w:val="000000"/>
          <w:sz w:val="22"/>
          <w:szCs w:val="22"/>
          <w:u w:val="single"/>
          <w:lang w:val="pt-BR"/>
        </w:rPr>
      </w:pPr>
    </w:p>
    <w:p w14:paraId="796AD29F" w14:textId="34FF65D0" w:rsidR="000E3921" w:rsidDel="004B74A8" w:rsidRDefault="000E3921" w:rsidP="000E3921">
      <w:pPr>
        <w:pStyle w:val="Ttulo2"/>
        <w:spacing w:before="0" w:after="0" w:line="360" w:lineRule="auto"/>
        <w:jc w:val="center"/>
        <w:rPr>
          <w:del w:id="248" w:author="NEPOMUCENO Gabrielle" w:date="2026-01-14T18:36:00Z" w16du:dateUtc="2026-01-14T21:36:00Z"/>
          <w:rFonts w:ascii="Calibri" w:hAnsi="Calibri" w:cs="Calibri"/>
          <w:b/>
          <w:color w:val="000000"/>
          <w:sz w:val="22"/>
          <w:szCs w:val="22"/>
          <w:u w:val="single"/>
          <w:lang w:val="pt-BR"/>
        </w:rPr>
      </w:pPr>
    </w:p>
    <w:p w14:paraId="5C26E301" w14:textId="44F1AD43" w:rsidR="000E3921" w:rsidDel="004B74A8" w:rsidRDefault="000E3921" w:rsidP="000E3921">
      <w:pPr>
        <w:pStyle w:val="Ttulo2"/>
        <w:spacing w:before="0" w:after="0" w:line="360" w:lineRule="auto"/>
        <w:jc w:val="center"/>
        <w:rPr>
          <w:del w:id="249" w:author="NEPOMUCENO Gabrielle" w:date="2026-01-14T18:36:00Z" w16du:dateUtc="2026-01-14T21:36:00Z"/>
          <w:rFonts w:ascii="Calibri" w:hAnsi="Calibri" w:cs="Calibri"/>
          <w:b/>
          <w:color w:val="000000"/>
          <w:sz w:val="22"/>
          <w:szCs w:val="22"/>
          <w:u w:val="single"/>
          <w:lang w:val="pt-BR"/>
        </w:rPr>
      </w:pPr>
    </w:p>
    <w:p w14:paraId="4A5CF285" w14:textId="0690AEDF" w:rsidR="000E3921" w:rsidDel="004B74A8" w:rsidRDefault="000E3921" w:rsidP="000E3921">
      <w:pPr>
        <w:pStyle w:val="Ttulo2"/>
        <w:spacing w:before="0" w:after="0" w:line="360" w:lineRule="auto"/>
        <w:jc w:val="center"/>
        <w:rPr>
          <w:del w:id="250" w:author="NEPOMUCENO Gabrielle" w:date="2026-01-14T18:36:00Z" w16du:dateUtc="2026-01-14T21:36:00Z"/>
          <w:rFonts w:ascii="Calibri" w:hAnsi="Calibri" w:cs="Calibri"/>
          <w:b/>
          <w:color w:val="000000"/>
          <w:sz w:val="22"/>
          <w:szCs w:val="22"/>
          <w:u w:val="single"/>
          <w:lang w:val="pt-BR"/>
        </w:rPr>
      </w:pPr>
    </w:p>
    <w:p w14:paraId="62276786" w14:textId="77777777" w:rsidR="000E3921" w:rsidRDefault="000E3921" w:rsidP="000E3921">
      <w:pPr>
        <w:pStyle w:val="Ttulo2"/>
        <w:spacing w:before="0" w:after="0" w:line="360" w:lineRule="auto"/>
        <w:jc w:val="center"/>
        <w:rPr>
          <w:rFonts w:ascii="Calibri" w:hAnsi="Calibri" w:cs="Calibri"/>
          <w:b/>
          <w:color w:val="000000"/>
          <w:sz w:val="22"/>
          <w:szCs w:val="22"/>
          <w:u w:val="single"/>
          <w:lang w:val="pt-BR"/>
        </w:rPr>
      </w:pPr>
    </w:p>
    <w:p w14:paraId="5AB6915E" w14:textId="77777777" w:rsidR="000E3921" w:rsidRDefault="000E3921" w:rsidP="000E3921">
      <w:pPr>
        <w:pStyle w:val="Ttulo2"/>
        <w:spacing w:before="0" w:after="0" w:line="360" w:lineRule="auto"/>
        <w:jc w:val="center"/>
        <w:rPr>
          <w:rFonts w:ascii="Calibri" w:hAnsi="Calibri" w:cs="Calibri"/>
          <w:b/>
          <w:color w:val="000000"/>
          <w:sz w:val="22"/>
          <w:szCs w:val="22"/>
          <w:u w:val="single"/>
          <w:lang w:val="pt-BR"/>
        </w:rPr>
      </w:pPr>
    </w:p>
    <w:p w14:paraId="56799951" w14:textId="77777777" w:rsidR="00087CEB" w:rsidRPr="00087CEB" w:rsidRDefault="00087CEB" w:rsidP="00087CEB">
      <w:pPr>
        <w:rPr>
          <w:lang w:val="pt-BR"/>
        </w:rPr>
      </w:pPr>
    </w:p>
    <w:p w14:paraId="544666B7" w14:textId="77777777" w:rsidR="002F1081" w:rsidRDefault="002F1081" w:rsidP="000E3921">
      <w:pPr>
        <w:pStyle w:val="Ttulo2"/>
        <w:spacing w:before="0" w:after="0" w:line="360" w:lineRule="auto"/>
        <w:jc w:val="center"/>
        <w:rPr>
          <w:rFonts w:ascii="Calibri" w:hAnsi="Calibri" w:cs="Calibri"/>
          <w:b/>
          <w:color w:val="000000"/>
          <w:sz w:val="22"/>
          <w:szCs w:val="22"/>
          <w:u w:val="single"/>
          <w:lang w:val="pt-BR"/>
        </w:rPr>
      </w:pPr>
    </w:p>
    <w:p w14:paraId="1300AC15" w14:textId="77777777" w:rsidR="00203A4A" w:rsidRDefault="00203A4A" w:rsidP="00203A4A">
      <w:pPr>
        <w:rPr>
          <w:lang w:val="pt-BR"/>
        </w:rPr>
      </w:pPr>
    </w:p>
    <w:p w14:paraId="0B1B20FF" w14:textId="77777777" w:rsidR="00203A4A" w:rsidRPr="00203A4A" w:rsidRDefault="00203A4A" w:rsidP="00203A4A">
      <w:pPr>
        <w:rPr>
          <w:lang w:val="pt-BR"/>
        </w:rPr>
      </w:pPr>
    </w:p>
    <w:p w14:paraId="76F84ADC" w14:textId="45D33FE1" w:rsidR="000E3921" w:rsidRPr="000E3921" w:rsidRDefault="000E3921" w:rsidP="000E3921">
      <w:pPr>
        <w:pStyle w:val="Ttulo2"/>
        <w:spacing w:before="0" w:after="0" w:line="360" w:lineRule="auto"/>
        <w:jc w:val="center"/>
        <w:rPr>
          <w:rFonts w:ascii="Calibri" w:hAnsi="Calibri" w:cs="Calibri"/>
          <w:b/>
          <w:color w:val="000000"/>
          <w:lang w:val="pt-BR"/>
        </w:rPr>
      </w:pPr>
      <w:r w:rsidRPr="000E3921">
        <w:rPr>
          <w:rFonts w:ascii="Calibri" w:hAnsi="Calibri" w:cs="Calibri"/>
          <w:b/>
          <w:color w:val="000000"/>
          <w:sz w:val="22"/>
          <w:szCs w:val="22"/>
          <w:u w:val="single"/>
          <w:lang w:val="pt-BR"/>
        </w:rPr>
        <w:lastRenderedPageBreak/>
        <w:t xml:space="preserve">ANEXO </w:t>
      </w:r>
      <w:bookmarkStart w:id="251" w:name="_Ref_a127510"/>
      <w:bookmarkEnd w:id="172"/>
      <w:bookmarkEnd w:id="251"/>
      <w:r>
        <w:rPr>
          <w:rFonts w:ascii="Calibri" w:hAnsi="Calibri" w:cs="Calibri"/>
          <w:b/>
          <w:color w:val="000000"/>
          <w:sz w:val="22"/>
          <w:szCs w:val="22"/>
          <w:u w:val="single"/>
          <w:lang w:val="pt-BR"/>
        </w:rPr>
        <w:t xml:space="preserve">DE </w:t>
      </w:r>
      <w:r w:rsidRPr="000E3921">
        <w:rPr>
          <w:rFonts w:ascii="Calibri" w:hAnsi="Calibri" w:cs="Calibri"/>
          <w:b/>
          <w:color w:val="000000"/>
          <w:sz w:val="22"/>
          <w:szCs w:val="22"/>
          <w:u w:val="single"/>
          <w:lang w:val="pt-BR"/>
        </w:rPr>
        <w:t>PROTEÇÃO DE DADOS PESSOAIS</w:t>
      </w:r>
    </w:p>
    <w:p w14:paraId="2E5CC66B" w14:textId="77777777" w:rsidR="000E3921" w:rsidRPr="00D26BD1" w:rsidRDefault="000E3921" w:rsidP="000E3921">
      <w:pPr>
        <w:pStyle w:val="Corpodetexto"/>
        <w:spacing w:after="0" w:line="360" w:lineRule="auto"/>
        <w:jc w:val="both"/>
        <w:rPr>
          <w:rFonts w:ascii="Calibri" w:hAnsi="Calibri" w:cs="Calibri"/>
          <w:sz w:val="20"/>
          <w:szCs w:val="20"/>
          <w:lang w:val="pt-BR"/>
        </w:rPr>
      </w:pPr>
    </w:p>
    <w:p w14:paraId="36C0E71F" w14:textId="77777777" w:rsidR="000E3921" w:rsidRPr="00D26BD1" w:rsidRDefault="000E3921" w:rsidP="000E3921">
      <w:pPr>
        <w:pStyle w:val="NormalWeb"/>
        <w:shd w:val="clear" w:color="auto" w:fill="FFFFFF"/>
        <w:spacing w:before="0" w:beforeAutospacing="0" w:after="0" w:afterAutospacing="0" w:line="360" w:lineRule="auto"/>
        <w:jc w:val="both"/>
        <w:rPr>
          <w:rFonts w:ascii="Calibri" w:hAnsi="Calibri" w:cs="Calibri"/>
          <w:b/>
          <w:color w:val="000000"/>
          <w:sz w:val="20"/>
          <w:szCs w:val="20"/>
          <w:lang w:eastAsia="en-US"/>
        </w:rPr>
        <w:sectPr w:rsidR="000E3921" w:rsidRPr="00D26BD1" w:rsidSect="00D1294E">
          <w:headerReference w:type="default" r:id="rId8"/>
          <w:footerReference w:type="default" r:id="rId9"/>
          <w:pgSz w:w="12240" w:h="15840"/>
          <w:pgMar w:top="1134" w:right="1134" w:bottom="851" w:left="1134" w:header="284" w:footer="720" w:gutter="0"/>
          <w:pgNumType w:start="1"/>
          <w:cols w:space="720"/>
        </w:sectPr>
      </w:pPr>
    </w:p>
    <w:p w14:paraId="3834D14F" w14:textId="77777777" w:rsidR="000E3921" w:rsidRPr="00D26BD1" w:rsidRDefault="000E3921" w:rsidP="000E3921">
      <w:pPr>
        <w:pStyle w:val="NormalWeb"/>
        <w:shd w:val="clear" w:color="auto" w:fill="FFFFFF"/>
        <w:spacing w:before="0" w:beforeAutospacing="0" w:after="0" w:afterAutospacing="0" w:line="360" w:lineRule="auto"/>
        <w:jc w:val="both"/>
        <w:rPr>
          <w:rFonts w:ascii="Calibri" w:hAnsi="Calibri" w:cs="Calibri"/>
          <w:b/>
          <w:color w:val="000000"/>
          <w:sz w:val="20"/>
          <w:szCs w:val="20"/>
          <w:lang w:eastAsia="en-US"/>
        </w:rPr>
      </w:pPr>
      <w:r w:rsidRPr="00D26BD1">
        <w:rPr>
          <w:rFonts w:ascii="Calibri" w:hAnsi="Calibri" w:cs="Calibri"/>
          <w:b/>
          <w:color w:val="000000"/>
          <w:sz w:val="20"/>
          <w:szCs w:val="20"/>
          <w:lang w:eastAsia="en-US"/>
        </w:rPr>
        <w:t>1. Definições</w:t>
      </w:r>
    </w:p>
    <w:p w14:paraId="5D4EA6C1" w14:textId="77777777" w:rsidR="000E3921" w:rsidRPr="00D26BD1" w:rsidRDefault="000E3921" w:rsidP="000E3921">
      <w:pPr>
        <w:pStyle w:val="NormalWeb"/>
        <w:shd w:val="clear" w:color="auto" w:fill="FFFFFF"/>
        <w:spacing w:before="0" w:beforeAutospacing="0" w:after="0" w:afterAutospacing="0" w:line="360" w:lineRule="auto"/>
        <w:jc w:val="both"/>
        <w:rPr>
          <w:rFonts w:ascii="Calibri" w:eastAsia="Arial" w:hAnsi="Calibri" w:cs="Calibri"/>
          <w:sz w:val="20"/>
          <w:szCs w:val="20"/>
          <w:lang w:eastAsia="en-US"/>
        </w:rPr>
      </w:pPr>
      <w:r w:rsidRPr="00D26BD1">
        <w:rPr>
          <w:rFonts w:ascii="Calibri" w:eastAsia="Arial" w:hAnsi="Calibri" w:cs="Calibri"/>
          <w:sz w:val="20"/>
          <w:szCs w:val="20"/>
          <w:lang w:eastAsia="en-US"/>
        </w:rPr>
        <w:t>1.1. Para os fins deste Anexo, as Partes adotam as definições e interpretações da legislação pertinente de proteção de Dados Pessoais e as definições abaixo, independentemente se no singular ou no plural, feminino ou masculino:</w:t>
      </w:r>
    </w:p>
    <w:p w14:paraId="2D6018E6" w14:textId="77777777" w:rsidR="000E3921" w:rsidRPr="00D26BD1" w:rsidRDefault="000E3921" w:rsidP="000E3921">
      <w:pPr>
        <w:pStyle w:val="NormalWeb"/>
        <w:numPr>
          <w:ilvl w:val="0"/>
          <w:numId w:val="4"/>
        </w:numPr>
        <w:shd w:val="clear" w:color="auto" w:fill="FFFFFF"/>
        <w:spacing w:before="0" w:beforeAutospacing="0" w:after="0" w:afterAutospacing="0" w:line="360" w:lineRule="auto"/>
        <w:ind w:left="0" w:firstLine="0"/>
        <w:jc w:val="both"/>
        <w:rPr>
          <w:rFonts w:ascii="Calibri" w:eastAsia="Arial" w:hAnsi="Calibri" w:cs="Calibri"/>
          <w:sz w:val="20"/>
          <w:szCs w:val="20"/>
          <w:lang w:eastAsia="en-US"/>
        </w:rPr>
      </w:pPr>
      <w:r w:rsidRPr="00D26BD1">
        <w:rPr>
          <w:rFonts w:ascii="Calibri" w:eastAsia="Arial" w:hAnsi="Calibri" w:cs="Calibri"/>
          <w:sz w:val="20"/>
          <w:szCs w:val="20"/>
          <w:lang w:eastAsia="en-US"/>
        </w:rPr>
        <w:t>“Dado Pessoal” ou “Dado”: informação relacionada a pessoa natural identificada ou identificável</w:t>
      </w:r>
      <w:r w:rsidRPr="00D26BD1" w:rsidDel="00A26F3E">
        <w:rPr>
          <w:rFonts w:ascii="Calibri" w:eastAsia="Arial" w:hAnsi="Calibri" w:cs="Calibri"/>
          <w:sz w:val="20"/>
          <w:szCs w:val="20"/>
          <w:lang w:eastAsia="en-US"/>
        </w:rPr>
        <w:t xml:space="preserve"> </w:t>
      </w:r>
      <w:r w:rsidRPr="00D26BD1">
        <w:rPr>
          <w:rFonts w:ascii="Calibri" w:eastAsia="Arial" w:hAnsi="Calibri" w:cs="Calibri"/>
          <w:sz w:val="20"/>
          <w:szCs w:val="20"/>
          <w:lang w:eastAsia="en-US"/>
        </w:rPr>
        <w:t>(“Titular” ou “Titular dos Dados”);</w:t>
      </w:r>
    </w:p>
    <w:p w14:paraId="5AA800C7" w14:textId="77777777" w:rsidR="000E3921" w:rsidRPr="00D26BD1" w:rsidRDefault="000E3921" w:rsidP="000E3921">
      <w:pPr>
        <w:pStyle w:val="NormalWeb"/>
        <w:numPr>
          <w:ilvl w:val="0"/>
          <w:numId w:val="4"/>
        </w:numPr>
        <w:shd w:val="clear" w:color="auto" w:fill="FFFFFF"/>
        <w:spacing w:before="0" w:beforeAutospacing="0" w:after="0" w:afterAutospacing="0" w:line="360" w:lineRule="auto"/>
        <w:ind w:left="0" w:firstLine="0"/>
        <w:jc w:val="both"/>
        <w:rPr>
          <w:rFonts w:ascii="Calibri" w:eastAsia="Arial" w:hAnsi="Calibri" w:cs="Calibri"/>
          <w:sz w:val="20"/>
          <w:szCs w:val="20"/>
          <w:lang w:eastAsia="en-US"/>
        </w:rPr>
      </w:pPr>
      <w:r w:rsidRPr="00D26BD1">
        <w:rPr>
          <w:rFonts w:ascii="Calibri" w:eastAsia="Arial" w:hAnsi="Calibri" w:cs="Calibri"/>
          <w:sz w:val="20"/>
          <w:szCs w:val="20"/>
          <w:lang w:eastAsia="en-US"/>
        </w:rPr>
        <w:t>“Tratamento”, “Tratamento de Dados” ou “Tratamento de Dados Pessoais”: toda e qualquer operação realizada com Dados Pessoais, desde sua coleta, acesso, armazenamento até a sua eliminação;</w:t>
      </w:r>
    </w:p>
    <w:p w14:paraId="7A32A83C" w14:textId="77777777" w:rsidR="000E3921" w:rsidRPr="00D26BD1" w:rsidRDefault="000E3921" w:rsidP="000E3921">
      <w:pPr>
        <w:pStyle w:val="NormalWeb"/>
        <w:numPr>
          <w:ilvl w:val="0"/>
          <w:numId w:val="4"/>
        </w:numPr>
        <w:shd w:val="clear" w:color="auto" w:fill="FFFFFF" w:themeFill="background1"/>
        <w:spacing w:before="0" w:beforeAutospacing="0" w:after="0" w:afterAutospacing="0" w:line="360" w:lineRule="auto"/>
        <w:ind w:left="0" w:firstLine="0"/>
        <w:jc w:val="both"/>
        <w:rPr>
          <w:rFonts w:ascii="Calibri" w:eastAsia="Arial" w:hAnsi="Calibri" w:cs="Calibri"/>
          <w:sz w:val="20"/>
          <w:szCs w:val="20"/>
          <w:lang w:eastAsia="en-US"/>
        </w:rPr>
      </w:pPr>
      <w:r w:rsidRPr="00D26BD1">
        <w:rPr>
          <w:rFonts w:ascii="Calibri" w:eastAsia="Arial" w:hAnsi="Calibri" w:cs="Calibri"/>
          <w:sz w:val="20"/>
          <w:szCs w:val="20"/>
          <w:lang w:eastAsia="en-US"/>
        </w:rPr>
        <w:t>“Encarregado”: pessoa encarregada pelo tema de proteção de dados indicada por cada uma das Partes, conforme art. 41 da Lei nº 13.709/2018.</w:t>
      </w:r>
    </w:p>
    <w:p w14:paraId="046CECC1" w14:textId="77777777" w:rsidR="000E3921" w:rsidRPr="00D26BD1" w:rsidRDefault="000E3921" w:rsidP="000E3921">
      <w:pPr>
        <w:pStyle w:val="NormalWeb"/>
        <w:numPr>
          <w:ilvl w:val="0"/>
          <w:numId w:val="4"/>
        </w:numPr>
        <w:shd w:val="clear" w:color="auto" w:fill="FFFFFF"/>
        <w:spacing w:before="0" w:beforeAutospacing="0" w:after="0" w:afterAutospacing="0" w:line="360" w:lineRule="auto"/>
        <w:ind w:left="0" w:firstLine="0"/>
        <w:jc w:val="both"/>
        <w:rPr>
          <w:rFonts w:ascii="Calibri" w:eastAsia="Arial" w:hAnsi="Calibri" w:cs="Calibri"/>
          <w:sz w:val="20"/>
          <w:szCs w:val="20"/>
          <w:lang w:eastAsia="en-US"/>
        </w:rPr>
      </w:pPr>
      <w:r w:rsidRPr="00D26BD1">
        <w:rPr>
          <w:rFonts w:ascii="Calibri" w:eastAsia="Arial" w:hAnsi="Calibri" w:cs="Calibri"/>
          <w:sz w:val="20"/>
          <w:szCs w:val="20"/>
          <w:lang w:eastAsia="en-US"/>
        </w:rPr>
        <w:t>“Controlador”: parte a quem competem as decisões essenciais referentes ao Tratamento de Dados Pessoais.</w:t>
      </w:r>
    </w:p>
    <w:p w14:paraId="61C34B67" w14:textId="77777777" w:rsidR="000E3921" w:rsidRPr="00D26BD1" w:rsidRDefault="000E3921" w:rsidP="000E3921">
      <w:pPr>
        <w:pStyle w:val="NormalWeb"/>
        <w:numPr>
          <w:ilvl w:val="0"/>
          <w:numId w:val="4"/>
        </w:numPr>
        <w:shd w:val="clear" w:color="auto" w:fill="FFFFFF"/>
        <w:spacing w:before="0" w:beforeAutospacing="0" w:after="0" w:afterAutospacing="0" w:line="360" w:lineRule="auto"/>
        <w:ind w:left="0" w:firstLine="0"/>
        <w:jc w:val="both"/>
        <w:rPr>
          <w:rFonts w:ascii="Calibri" w:eastAsia="Arial" w:hAnsi="Calibri" w:cs="Calibri"/>
          <w:sz w:val="20"/>
          <w:szCs w:val="20"/>
          <w:lang w:eastAsia="en-US"/>
        </w:rPr>
      </w:pPr>
      <w:r w:rsidRPr="00D26BD1">
        <w:rPr>
          <w:rFonts w:ascii="Calibri" w:eastAsia="Arial" w:hAnsi="Calibri" w:cs="Calibri"/>
          <w:sz w:val="20"/>
          <w:szCs w:val="20"/>
          <w:lang w:eastAsia="en-US"/>
        </w:rPr>
        <w:t>“Operador”: parte que realiza o Tratamento de Dados Pessoais em nome do Controlador, quando aplicável.</w:t>
      </w:r>
    </w:p>
    <w:p w14:paraId="1C309D77" w14:textId="77777777" w:rsidR="000E3921" w:rsidRPr="00D26BD1" w:rsidRDefault="000E3921" w:rsidP="000E3921">
      <w:pPr>
        <w:pStyle w:val="NormalWeb"/>
        <w:numPr>
          <w:ilvl w:val="0"/>
          <w:numId w:val="4"/>
        </w:numPr>
        <w:shd w:val="clear" w:color="auto" w:fill="FFFFFF" w:themeFill="background1"/>
        <w:spacing w:before="0" w:beforeAutospacing="0" w:after="0" w:afterAutospacing="0" w:line="360" w:lineRule="auto"/>
        <w:ind w:left="0" w:firstLine="0"/>
        <w:jc w:val="both"/>
        <w:rPr>
          <w:rFonts w:ascii="Calibri" w:eastAsia="Arial" w:hAnsi="Calibri" w:cs="Calibri"/>
          <w:sz w:val="20"/>
          <w:szCs w:val="20"/>
          <w:lang w:eastAsia="en-US"/>
        </w:rPr>
      </w:pPr>
      <w:r w:rsidRPr="00D26BD1">
        <w:rPr>
          <w:rFonts w:ascii="Calibri" w:eastAsia="Arial" w:hAnsi="Calibri" w:cs="Calibri"/>
          <w:sz w:val="20"/>
          <w:szCs w:val="20"/>
          <w:lang w:eastAsia="en-US"/>
        </w:rPr>
        <w:t>“Grupo Edenred” ou “Edenred”: engloba(m) a(s) pessoa(s) jurídica(s) pertencente(s) ao grupo econômico Edenred, de acordo com a qualificação prevista no Contrato.</w:t>
      </w:r>
    </w:p>
    <w:p w14:paraId="1015990D" w14:textId="77777777" w:rsidR="000E3921" w:rsidRPr="00D26BD1" w:rsidRDefault="000E3921" w:rsidP="000E3921">
      <w:pPr>
        <w:pStyle w:val="NormalWeb"/>
        <w:numPr>
          <w:ilvl w:val="0"/>
          <w:numId w:val="4"/>
        </w:numPr>
        <w:shd w:val="clear" w:color="auto" w:fill="FFFFFF"/>
        <w:spacing w:before="0" w:beforeAutospacing="0" w:after="0" w:afterAutospacing="0" w:line="360" w:lineRule="auto"/>
        <w:ind w:left="0" w:firstLine="0"/>
        <w:jc w:val="both"/>
        <w:rPr>
          <w:rFonts w:ascii="Calibri" w:eastAsia="Arial" w:hAnsi="Calibri" w:cs="Calibri"/>
          <w:sz w:val="20"/>
          <w:szCs w:val="20"/>
          <w:lang w:eastAsia="en-US"/>
        </w:rPr>
      </w:pPr>
      <w:r w:rsidRPr="00D26BD1">
        <w:rPr>
          <w:rFonts w:ascii="Calibri" w:eastAsia="Arial" w:hAnsi="Calibri" w:cs="Calibri"/>
          <w:sz w:val="20"/>
          <w:szCs w:val="20"/>
          <w:lang w:eastAsia="en-US"/>
        </w:rPr>
        <w:t>“LGPD”: Lei nº 13.709/2018 – Lei Geral de Proteção de Dados Pessoais, seus regulamentos e recomendações oficiais emitidas pela Autoridade Nacional de Proteção de Dados.</w:t>
      </w:r>
    </w:p>
    <w:p w14:paraId="279D51C1" w14:textId="77777777" w:rsidR="000E3921" w:rsidRPr="00D26BD1" w:rsidRDefault="000E3921" w:rsidP="000E3921">
      <w:pPr>
        <w:pStyle w:val="NormalWeb"/>
        <w:shd w:val="clear" w:color="auto" w:fill="FFFFFF"/>
        <w:spacing w:before="0" w:beforeAutospacing="0" w:after="0" w:afterAutospacing="0" w:line="360" w:lineRule="auto"/>
        <w:jc w:val="both"/>
        <w:rPr>
          <w:rFonts w:ascii="Calibri" w:hAnsi="Calibri" w:cs="Calibri"/>
          <w:color w:val="000000"/>
          <w:sz w:val="20"/>
          <w:szCs w:val="20"/>
          <w:lang w:eastAsia="en-US"/>
        </w:rPr>
      </w:pPr>
    </w:p>
    <w:p w14:paraId="59561E45" w14:textId="77777777" w:rsidR="000E3921" w:rsidRPr="00D26BD1" w:rsidRDefault="000E3921" w:rsidP="000E3921">
      <w:pPr>
        <w:pStyle w:val="NormalWeb"/>
        <w:shd w:val="clear" w:color="auto" w:fill="FFFFFF"/>
        <w:spacing w:before="0" w:beforeAutospacing="0" w:after="0" w:afterAutospacing="0" w:line="360" w:lineRule="auto"/>
        <w:jc w:val="both"/>
        <w:rPr>
          <w:rFonts w:ascii="Calibri" w:hAnsi="Calibri" w:cs="Calibri"/>
          <w:b/>
          <w:color w:val="000000"/>
          <w:sz w:val="20"/>
          <w:szCs w:val="20"/>
          <w:lang w:eastAsia="en-US"/>
        </w:rPr>
      </w:pPr>
      <w:r w:rsidRPr="00D26BD1">
        <w:rPr>
          <w:rFonts w:ascii="Calibri" w:hAnsi="Calibri" w:cs="Calibri"/>
          <w:b/>
          <w:color w:val="000000"/>
          <w:sz w:val="20"/>
          <w:szCs w:val="20"/>
          <w:lang w:eastAsia="en-US"/>
        </w:rPr>
        <w:t>2. Escopo e cumprimento da legislação aplicável</w:t>
      </w:r>
    </w:p>
    <w:p w14:paraId="57D43001" w14:textId="77777777" w:rsidR="000E3921" w:rsidRPr="00D26BD1" w:rsidRDefault="000E3921" w:rsidP="000E3921">
      <w:pPr>
        <w:pStyle w:val="NormalWeb"/>
        <w:shd w:val="clear" w:color="auto" w:fill="FFFFFF"/>
        <w:spacing w:before="0" w:beforeAutospacing="0" w:after="0" w:afterAutospacing="0" w:line="360" w:lineRule="auto"/>
        <w:jc w:val="both"/>
        <w:rPr>
          <w:rFonts w:ascii="Calibri" w:eastAsia="Arial" w:hAnsi="Calibri" w:cs="Calibri"/>
          <w:sz w:val="20"/>
          <w:szCs w:val="20"/>
          <w:lang w:eastAsia="en-US"/>
        </w:rPr>
      </w:pPr>
      <w:r w:rsidRPr="00D26BD1">
        <w:rPr>
          <w:rFonts w:ascii="Calibri" w:eastAsia="Arial" w:hAnsi="Calibri" w:cs="Calibri"/>
          <w:sz w:val="20"/>
          <w:szCs w:val="20"/>
          <w:lang w:eastAsia="en-US"/>
        </w:rPr>
        <w:t xml:space="preserve">2.1. O objetivo deste Anexo é definir as condições sob as quais o Contratado se compromete a realizar o Tratamento de Dados Pessoais coletados, recebidos ou em nome da Edenred, obtidos ou tratados em conexão </w:t>
      </w:r>
      <w:r w:rsidRPr="00D26BD1">
        <w:rPr>
          <w:rFonts w:ascii="Calibri" w:eastAsia="Arial" w:hAnsi="Calibri" w:cs="Calibri"/>
          <w:sz w:val="20"/>
          <w:szCs w:val="20"/>
          <w:lang w:eastAsia="en-US"/>
        </w:rPr>
        <w:t>com o desempenho do Serviço nos termos do Contrato (doravante "Dados Pessoais da Edenred").</w:t>
      </w:r>
    </w:p>
    <w:p w14:paraId="024288A2" w14:textId="77777777" w:rsidR="000E3921" w:rsidRPr="00D26BD1" w:rsidRDefault="000E3921" w:rsidP="000E3921">
      <w:pPr>
        <w:pStyle w:val="NormalWeb"/>
        <w:shd w:val="clear" w:color="auto" w:fill="FFFFFF"/>
        <w:spacing w:before="0" w:beforeAutospacing="0" w:after="0" w:afterAutospacing="0" w:line="360" w:lineRule="auto"/>
        <w:jc w:val="both"/>
        <w:rPr>
          <w:rFonts w:ascii="Calibri" w:eastAsia="Arial" w:hAnsi="Calibri" w:cs="Calibri"/>
          <w:sz w:val="20"/>
          <w:szCs w:val="20"/>
          <w:lang w:eastAsia="en-US"/>
        </w:rPr>
      </w:pPr>
      <w:r w:rsidRPr="00D26BD1">
        <w:rPr>
          <w:rFonts w:ascii="Calibri" w:eastAsia="Arial" w:hAnsi="Calibri" w:cs="Calibri"/>
          <w:sz w:val="20"/>
          <w:szCs w:val="20"/>
          <w:lang w:eastAsia="en-US"/>
        </w:rPr>
        <w:t>2.2. As Partes declaram expressamente, para os devidos fins, que cumprem todas as Leis atinentes à proteção de Dados Pessoais, como a Constituição Federal de 1988, o Código Civil, o Código de Defesa do Consumidor, a Consolidação das Leis do Trabalho, o Marco Civil da Internet e seu Decreto Regulamentador, a Lei Geral de Proteção de Dados Pessoais e demais normas setoriais e legais possivelmente atinentes ao tema. Cada Parte deverá cumprir com suas respectivas obrigações legais aplicáveis ao Tratamento de Dados Pessoais.</w:t>
      </w:r>
    </w:p>
    <w:p w14:paraId="4D806267" w14:textId="77777777" w:rsidR="000E3921" w:rsidRPr="00D26BD1" w:rsidRDefault="000E3921" w:rsidP="000E3921">
      <w:pPr>
        <w:pStyle w:val="NormalWeb"/>
        <w:shd w:val="clear" w:color="auto" w:fill="FFFFFF"/>
        <w:spacing w:before="0" w:beforeAutospacing="0" w:after="0" w:afterAutospacing="0" w:line="360" w:lineRule="auto"/>
        <w:jc w:val="both"/>
        <w:rPr>
          <w:rFonts w:ascii="Calibri" w:eastAsia="Arial" w:hAnsi="Calibri" w:cs="Calibri"/>
          <w:sz w:val="20"/>
          <w:szCs w:val="20"/>
          <w:lang w:eastAsia="en-US"/>
        </w:rPr>
      </w:pPr>
      <w:r w:rsidRPr="00D26BD1">
        <w:rPr>
          <w:rFonts w:ascii="Calibri" w:eastAsia="Arial" w:hAnsi="Calibri" w:cs="Calibri"/>
          <w:sz w:val="20"/>
          <w:szCs w:val="20"/>
          <w:lang w:eastAsia="en-US"/>
        </w:rPr>
        <w:t>2.2.1. Em caso de alteração das normas presentes nos textos legais citados na cláusula anterior ou aprovação de novas normas relacionadas a proteção dos Dados Pessoais da Edenred, as Partes deverão promover as mudanças necessárias em relação às novas condições vigentes, com comunicação dos ajustes efetuados para o Encarregado de Dados da outra Parte. Caso alguma das novas disposições impeça a continuidade deste Contrato, a(s) empresa(s) do Grupo Edenred poderá encerrá-lo sem qualquer penalidade, ônus ou encargo.</w:t>
      </w:r>
    </w:p>
    <w:p w14:paraId="514BE20F" w14:textId="77777777" w:rsidR="000E3921" w:rsidRPr="00D26BD1" w:rsidRDefault="000E3921" w:rsidP="000E3921">
      <w:pPr>
        <w:pStyle w:val="NormalWeb"/>
        <w:shd w:val="clear" w:color="auto" w:fill="FFFFFF"/>
        <w:spacing w:before="0" w:beforeAutospacing="0" w:after="0" w:afterAutospacing="0" w:line="360" w:lineRule="auto"/>
        <w:jc w:val="both"/>
        <w:rPr>
          <w:rFonts w:ascii="Calibri" w:hAnsi="Calibri" w:cs="Calibri"/>
          <w:b/>
          <w:color w:val="000000"/>
          <w:sz w:val="20"/>
          <w:szCs w:val="20"/>
          <w:lang w:eastAsia="en-US"/>
        </w:rPr>
      </w:pPr>
      <w:r w:rsidRPr="00D26BD1">
        <w:rPr>
          <w:rFonts w:ascii="Calibri" w:hAnsi="Calibri" w:cs="Calibri"/>
          <w:b/>
          <w:color w:val="000000"/>
          <w:sz w:val="20"/>
          <w:szCs w:val="20"/>
          <w:lang w:eastAsia="en-US"/>
        </w:rPr>
        <w:t>3. Responsabilidades</w:t>
      </w:r>
    </w:p>
    <w:p w14:paraId="672C45B8" w14:textId="77777777" w:rsidR="000E3921" w:rsidRPr="00D26BD1" w:rsidRDefault="000E3921" w:rsidP="000E3921">
      <w:pPr>
        <w:pStyle w:val="NormalWeb"/>
        <w:shd w:val="clear" w:color="auto" w:fill="FFFFFF"/>
        <w:spacing w:before="0" w:beforeAutospacing="0" w:after="0" w:afterAutospacing="0" w:line="360" w:lineRule="auto"/>
        <w:jc w:val="both"/>
        <w:rPr>
          <w:rFonts w:ascii="Calibri" w:eastAsia="Arial" w:hAnsi="Calibri" w:cs="Calibri"/>
          <w:sz w:val="20"/>
          <w:szCs w:val="20"/>
          <w:lang w:eastAsia="en-US"/>
        </w:rPr>
      </w:pPr>
      <w:r w:rsidRPr="00D26BD1">
        <w:rPr>
          <w:rFonts w:ascii="Calibri" w:eastAsia="Arial" w:hAnsi="Calibri" w:cs="Calibri"/>
          <w:sz w:val="20"/>
          <w:szCs w:val="20"/>
          <w:lang w:eastAsia="en-US"/>
        </w:rPr>
        <w:t>3.1. Para a consecução das finalidades previstas nesse Contrato, poderão ser tratados somente os dados estritamente necessários ao atingimento dos propósitos contratuais. Assim, as Partes assumem o dever de somente acessarem e/ou transmitirem, uma à outra, informações pertinentes, proporcionais e não excessivas. Em nenhuma hipótese, o Contratado utilizará os Dados Pessoais para finalidades alheias ao estrito cumprimento do Contrato sem a autorização prévia e por escrito da Edenred.</w:t>
      </w:r>
    </w:p>
    <w:p w14:paraId="287B8FBE" w14:textId="77777777" w:rsidR="000E3921" w:rsidRPr="00D26BD1" w:rsidRDefault="000E3921" w:rsidP="000E3921">
      <w:pPr>
        <w:pStyle w:val="NormalWeb"/>
        <w:shd w:val="clear" w:color="auto" w:fill="FFFFFF"/>
        <w:spacing w:before="0" w:beforeAutospacing="0" w:after="0" w:afterAutospacing="0" w:line="360" w:lineRule="auto"/>
        <w:jc w:val="both"/>
        <w:rPr>
          <w:rFonts w:ascii="Calibri" w:eastAsia="Arial" w:hAnsi="Calibri" w:cs="Calibri"/>
          <w:sz w:val="20"/>
          <w:szCs w:val="20"/>
          <w:lang w:eastAsia="en-US"/>
        </w:rPr>
      </w:pPr>
      <w:r w:rsidRPr="00D26BD1">
        <w:rPr>
          <w:rFonts w:ascii="Calibri" w:eastAsia="Arial" w:hAnsi="Calibri" w:cs="Calibri"/>
          <w:sz w:val="20"/>
          <w:szCs w:val="20"/>
          <w:lang w:eastAsia="en-US"/>
        </w:rPr>
        <w:lastRenderedPageBreak/>
        <w:t>3.2. O Contratado garante que, por si, seus colaboradores, representantes e subcontratados, manterá absoluto sigilo sobre todo e qualquer Dado Pessoal a que venha ter ciência em virtude do Contrato, sob pena de responsabilização exclusiva em caso de violações ou incidentes e possibilidade de imediata resolução, ou qualquer outra forma de extinção do Contrato, sem qualquer penalidade, ônus ou encargo para a Edenred, além da reparação integral de eventual prejuízo suportado pela Edenred e os Titulares afetados.</w:t>
      </w:r>
    </w:p>
    <w:p w14:paraId="27463515" w14:textId="77777777" w:rsidR="000E3921" w:rsidRPr="00D26BD1" w:rsidRDefault="000E3921" w:rsidP="000E3921">
      <w:pPr>
        <w:pStyle w:val="NormalWeb"/>
        <w:shd w:val="clear" w:color="auto" w:fill="FFFFFF"/>
        <w:spacing w:before="0" w:beforeAutospacing="0" w:after="0" w:afterAutospacing="0" w:line="360" w:lineRule="auto"/>
        <w:jc w:val="both"/>
        <w:rPr>
          <w:rFonts w:ascii="Calibri" w:eastAsia="Arial" w:hAnsi="Calibri" w:cs="Calibri"/>
          <w:sz w:val="20"/>
          <w:szCs w:val="20"/>
          <w:lang w:eastAsia="en-US"/>
        </w:rPr>
      </w:pPr>
      <w:r w:rsidRPr="00D26BD1">
        <w:rPr>
          <w:rFonts w:ascii="Calibri" w:eastAsia="Arial" w:hAnsi="Calibri" w:cs="Calibri"/>
          <w:sz w:val="20"/>
          <w:szCs w:val="20"/>
          <w:lang w:eastAsia="en-US"/>
        </w:rPr>
        <w:t>3.3. Em nenhuma hipótese a Edenred poderá ser responsabilizada pelo tratamento de dados realizado pelo Contratado que exceda as especificações legais e/ou as especificações e determinações da Edenred em decorrência deste instrumento. Caso a Edenred venha a ser demandada, judicialmente ou extrajudicialmente, em razão de Tratamento irregular de Dados conduzido pelo Contratado, este deve sempre que aplicável intervir no processo e será obrigado a ressarcir todas e quaisquer despesas, custos (incluindo os processuais ou administrativos), multas, indenizações, honorários advocatícios, periciais e/ou contábeis (a esses não se limitando) ou condenações.</w:t>
      </w:r>
    </w:p>
    <w:p w14:paraId="4B6F1DED" w14:textId="77777777" w:rsidR="000E3921" w:rsidRPr="00D26BD1" w:rsidRDefault="000E3921" w:rsidP="000E3921">
      <w:pPr>
        <w:pStyle w:val="NormalWeb"/>
        <w:shd w:val="clear" w:color="auto" w:fill="FFFFFF"/>
        <w:spacing w:before="0" w:beforeAutospacing="0" w:after="0" w:afterAutospacing="0" w:line="360" w:lineRule="auto"/>
        <w:jc w:val="both"/>
        <w:rPr>
          <w:rFonts w:ascii="Calibri" w:hAnsi="Calibri" w:cs="Calibri"/>
          <w:b/>
          <w:color w:val="000000"/>
          <w:sz w:val="20"/>
          <w:szCs w:val="20"/>
          <w:lang w:eastAsia="en-US"/>
        </w:rPr>
      </w:pPr>
      <w:r w:rsidRPr="00D26BD1">
        <w:rPr>
          <w:rFonts w:ascii="Calibri" w:hAnsi="Calibri" w:cs="Calibri"/>
          <w:b/>
          <w:color w:val="000000"/>
          <w:sz w:val="20"/>
          <w:szCs w:val="20"/>
          <w:lang w:eastAsia="en-US"/>
        </w:rPr>
        <w:t>4. Solicitações de terceiros e Cooperação entre as Partes</w:t>
      </w:r>
    </w:p>
    <w:p w14:paraId="00DBE8E4" w14:textId="77777777" w:rsidR="000E3921" w:rsidRPr="00D26BD1" w:rsidRDefault="000E3921" w:rsidP="000E3921">
      <w:pPr>
        <w:pStyle w:val="NormalWeb"/>
        <w:shd w:val="clear" w:color="auto" w:fill="FFFFFF"/>
        <w:spacing w:before="0" w:beforeAutospacing="0" w:after="0" w:afterAutospacing="0" w:line="360" w:lineRule="auto"/>
        <w:jc w:val="both"/>
        <w:rPr>
          <w:rFonts w:ascii="Calibri" w:eastAsia="Arial" w:hAnsi="Calibri" w:cs="Calibri"/>
          <w:sz w:val="20"/>
          <w:szCs w:val="20"/>
          <w:lang w:eastAsia="en-US"/>
        </w:rPr>
      </w:pPr>
      <w:r w:rsidRPr="00D26BD1">
        <w:rPr>
          <w:rFonts w:ascii="Calibri" w:eastAsia="Arial" w:hAnsi="Calibri" w:cs="Calibri"/>
          <w:sz w:val="20"/>
          <w:szCs w:val="20"/>
          <w:lang w:eastAsia="en-US"/>
        </w:rPr>
        <w:t xml:space="preserve">4.1. Em caso de eventual solicitação, por parte dos Titulares de Dados, de quaisquer reclamações ou direito previstos no art. 18 da LGPD, ou de autoridades competentes em relação aos Dados Pessoais da Edenred, o Contratado será responsável por transmitir imediatamente, por escrito, o pedido diretamente à Edenred, através do e-mail LGPD-BR@edenred.com, que manterá a prerrogativa de responder aos pedidos. Em nenhum caso o Contratado responderá a tal solicitação sem a autorização prévia por escrito da Edenred, </w:t>
      </w:r>
      <w:r w:rsidRPr="00D26BD1">
        <w:rPr>
          <w:rFonts w:ascii="Calibri" w:eastAsia="Arial" w:hAnsi="Calibri" w:cs="Calibri"/>
          <w:sz w:val="20"/>
          <w:szCs w:val="20"/>
          <w:lang w:eastAsia="en-US"/>
        </w:rPr>
        <w:t>fornecendo a assistência necessária ao contexto da solicitação.</w:t>
      </w:r>
    </w:p>
    <w:p w14:paraId="0F821380" w14:textId="77777777" w:rsidR="000E3921" w:rsidRPr="00D26BD1" w:rsidRDefault="000E3921" w:rsidP="000E3921">
      <w:pPr>
        <w:pStyle w:val="NormalWeb"/>
        <w:shd w:val="clear" w:color="auto" w:fill="FFFFFF"/>
        <w:spacing w:before="0" w:beforeAutospacing="0" w:after="0" w:afterAutospacing="0" w:line="360" w:lineRule="auto"/>
        <w:jc w:val="both"/>
        <w:rPr>
          <w:rFonts w:ascii="Calibri" w:eastAsia="Arial" w:hAnsi="Calibri" w:cs="Calibri"/>
          <w:sz w:val="20"/>
          <w:szCs w:val="20"/>
          <w:lang w:eastAsia="en-US"/>
        </w:rPr>
      </w:pPr>
      <w:r w:rsidRPr="00D26BD1">
        <w:rPr>
          <w:rFonts w:ascii="Calibri" w:eastAsia="Arial" w:hAnsi="Calibri" w:cs="Calibri"/>
          <w:sz w:val="20"/>
          <w:szCs w:val="20"/>
          <w:lang w:eastAsia="en-US"/>
        </w:rPr>
        <w:t>4.2. O Contratado deverá, quando necessário e aplicável, cooperar com a Edenred, incluindo seu Encarregado de Proteção de Dados, em relação a questões de proteção de Dados Pessoais em conexão com o Contrato.</w:t>
      </w:r>
    </w:p>
    <w:p w14:paraId="0C32D079" w14:textId="77777777" w:rsidR="000E3921" w:rsidRPr="00D26BD1" w:rsidRDefault="000E3921" w:rsidP="000E3921">
      <w:pPr>
        <w:pStyle w:val="NormalWeb"/>
        <w:shd w:val="clear" w:color="auto" w:fill="FFFFFF"/>
        <w:spacing w:before="0" w:beforeAutospacing="0" w:after="0" w:afterAutospacing="0" w:line="360" w:lineRule="auto"/>
        <w:jc w:val="both"/>
        <w:rPr>
          <w:rFonts w:ascii="Calibri" w:hAnsi="Calibri" w:cs="Calibri"/>
          <w:b/>
          <w:color w:val="000000"/>
          <w:sz w:val="20"/>
          <w:szCs w:val="20"/>
          <w:lang w:eastAsia="en-US"/>
        </w:rPr>
      </w:pPr>
      <w:r w:rsidRPr="00D26BD1">
        <w:rPr>
          <w:rFonts w:ascii="Calibri" w:hAnsi="Calibri" w:cs="Calibri"/>
          <w:b/>
          <w:color w:val="000000"/>
          <w:sz w:val="20"/>
          <w:szCs w:val="20"/>
          <w:lang w:eastAsia="en-US"/>
        </w:rPr>
        <w:t>5. Segurança dos Dados Pessoais</w:t>
      </w:r>
    </w:p>
    <w:p w14:paraId="14746F10" w14:textId="77777777" w:rsidR="000E3921" w:rsidRPr="00D26BD1" w:rsidRDefault="000E3921" w:rsidP="000E3921">
      <w:pPr>
        <w:pStyle w:val="NormalWeb"/>
        <w:shd w:val="clear" w:color="auto" w:fill="FFFFFF"/>
        <w:spacing w:before="0" w:beforeAutospacing="0" w:after="0" w:afterAutospacing="0" w:line="360" w:lineRule="auto"/>
        <w:jc w:val="both"/>
        <w:rPr>
          <w:rFonts w:ascii="Calibri" w:eastAsia="Arial" w:hAnsi="Calibri" w:cs="Calibri"/>
          <w:sz w:val="20"/>
          <w:szCs w:val="20"/>
          <w:lang w:eastAsia="en-US"/>
        </w:rPr>
      </w:pPr>
      <w:r w:rsidRPr="00D26BD1">
        <w:rPr>
          <w:rFonts w:ascii="Calibri" w:eastAsia="Arial" w:hAnsi="Calibri" w:cs="Calibri"/>
          <w:sz w:val="20"/>
          <w:szCs w:val="20"/>
          <w:lang w:eastAsia="en-US"/>
        </w:rPr>
        <w:t>5.1. As Partes reconhecem que a segurança é um critério fundamental para o Tratamento de Dados Pessoais e para a seleção de contratados pelo Grupo Edenred, consistindo em uma obrigação essencial do Contratado a adoção de medidas técnicas e operacionais de segurança da informação, cumprindo a legislação e os padrões de segurança atuais, a fim de garantir a confidencialidade, integridade, disponibilidade e resiliência contínuas dos sistemas e ferramentas de Tratamento de Dados Pessoais, testadas regularmente, devendo considerar os riscos aos Titulares de Dados Pessoais decorrentes do Tratamento. Essas medidas devem, em particular, proteger os Dados Pessoais da Edenred contra acessos não autorizados e de situações acidentais ou ilícitas de destruição, perda, alteração, comunicação ou qualquer forma de tratamento inadequado ou ilícito.</w:t>
      </w:r>
    </w:p>
    <w:p w14:paraId="51D58460" w14:textId="77777777" w:rsidR="000E3921" w:rsidRPr="00D26BD1" w:rsidRDefault="000E3921" w:rsidP="000E3921">
      <w:pPr>
        <w:pStyle w:val="NormalWeb"/>
        <w:shd w:val="clear" w:color="auto" w:fill="FFFFFF"/>
        <w:spacing w:before="0" w:beforeAutospacing="0" w:after="0" w:afterAutospacing="0" w:line="360" w:lineRule="auto"/>
        <w:jc w:val="both"/>
        <w:rPr>
          <w:rFonts w:ascii="Calibri" w:eastAsia="Arial" w:hAnsi="Calibri" w:cs="Calibri"/>
          <w:sz w:val="20"/>
          <w:szCs w:val="20"/>
          <w:lang w:eastAsia="en-US"/>
        </w:rPr>
      </w:pPr>
      <w:r w:rsidRPr="00D26BD1">
        <w:rPr>
          <w:rFonts w:ascii="Calibri" w:eastAsia="Arial" w:hAnsi="Calibri" w:cs="Calibri"/>
          <w:sz w:val="20"/>
          <w:szCs w:val="20"/>
          <w:lang w:eastAsia="en-US"/>
        </w:rPr>
        <w:t xml:space="preserve">5.2. O Contratado garante que implementa medidas organizacionais para controle de acesso somente às pessoas que necessitam efetivamente acessar os Dados Pessoais para a consecução do objeto deste contrato e deve garantir que eles concordaram por escrito em cumprir as obrigações de confidencialidade e proteção de dados não menos restritivas do que as definidas descritas neste instrumento. O Contratado deve, portanto, tomar as medidas adequadas para garantir que qualquer pessoa agindo sob sua autoridade, terceiros, subcontratados, dentre outros, e que tenha(m) acesso aos Dados Pessoais </w:t>
      </w:r>
      <w:r w:rsidRPr="00D26BD1">
        <w:rPr>
          <w:rFonts w:ascii="Calibri" w:eastAsia="Arial" w:hAnsi="Calibri" w:cs="Calibri"/>
          <w:sz w:val="20"/>
          <w:szCs w:val="20"/>
          <w:lang w:eastAsia="en-US"/>
        </w:rPr>
        <w:lastRenderedPageBreak/>
        <w:t>da Edenred, trate tais dados de acordo com as instruções da Edenred.</w:t>
      </w:r>
    </w:p>
    <w:p w14:paraId="07444AFB" w14:textId="77777777" w:rsidR="000E3921" w:rsidRPr="00D26BD1" w:rsidRDefault="000E3921" w:rsidP="000E3921">
      <w:pPr>
        <w:pStyle w:val="NormalWeb"/>
        <w:shd w:val="clear" w:color="auto" w:fill="FFFFFF"/>
        <w:spacing w:before="0" w:beforeAutospacing="0" w:after="0" w:afterAutospacing="0" w:line="360" w:lineRule="auto"/>
        <w:jc w:val="both"/>
        <w:rPr>
          <w:rFonts w:ascii="Calibri" w:eastAsia="Arial" w:hAnsi="Calibri" w:cs="Calibri"/>
          <w:sz w:val="20"/>
          <w:szCs w:val="20"/>
          <w:lang w:eastAsia="en-US"/>
        </w:rPr>
      </w:pPr>
      <w:r w:rsidRPr="00D26BD1">
        <w:rPr>
          <w:rFonts w:ascii="Calibri" w:eastAsia="Arial" w:hAnsi="Calibri" w:cs="Calibri"/>
          <w:sz w:val="20"/>
          <w:szCs w:val="20"/>
          <w:lang w:eastAsia="en-US"/>
        </w:rPr>
        <w:t>5.3. Sem prejuízo do direito da Edenred realizar auditorias próprias ou por auditores externos, o Contratado deve regularmente, e pelo menos uma vez por ano, verificar o cumprimento e a suficiência de suas medidas de segurança técnicas e organizacionais e ser capaz de demonstrar seu desempenho e a eficácia, bem como a sua conformidade, mediante realização de testes e auditorias regulares.</w:t>
      </w:r>
    </w:p>
    <w:p w14:paraId="61FD30C9" w14:textId="77777777" w:rsidR="000E3921" w:rsidRPr="00D26BD1" w:rsidRDefault="000E3921" w:rsidP="000E3921">
      <w:pPr>
        <w:pStyle w:val="NormalWeb"/>
        <w:shd w:val="clear" w:color="auto" w:fill="FFFFFF"/>
        <w:spacing w:before="0" w:beforeAutospacing="0" w:after="0" w:afterAutospacing="0" w:line="360" w:lineRule="auto"/>
        <w:jc w:val="both"/>
        <w:rPr>
          <w:rFonts w:ascii="Calibri" w:hAnsi="Calibri" w:cs="Calibri"/>
          <w:b/>
          <w:color w:val="000000"/>
          <w:sz w:val="20"/>
          <w:szCs w:val="20"/>
          <w:lang w:eastAsia="en-US"/>
        </w:rPr>
      </w:pPr>
      <w:r w:rsidRPr="00D26BD1">
        <w:rPr>
          <w:rFonts w:ascii="Calibri" w:hAnsi="Calibri" w:cs="Calibri"/>
          <w:b/>
          <w:color w:val="000000"/>
          <w:sz w:val="20"/>
          <w:szCs w:val="20"/>
          <w:lang w:eastAsia="en-US"/>
        </w:rPr>
        <w:t>6. Incidentes</w:t>
      </w:r>
    </w:p>
    <w:p w14:paraId="4945724D" w14:textId="77777777" w:rsidR="000E3921" w:rsidRPr="00D26BD1" w:rsidRDefault="000E3921" w:rsidP="000E3921">
      <w:pPr>
        <w:pStyle w:val="NormalWeb"/>
        <w:shd w:val="clear" w:color="auto" w:fill="FFFFFF"/>
        <w:spacing w:before="0" w:beforeAutospacing="0" w:after="0" w:afterAutospacing="0" w:line="360" w:lineRule="auto"/>
        <w:jc w:val="both"/>
        <w:rPr>
          <w:rFonts w:ascii="Calibri" w:eastAsia="Arial" w:hAnsi="Calibri" w:cs="Calibri"/>
          <w:sz w:val="20"/>
          <w:szCs w:val="20"/>
          <w:lang w:eastAsia="en-US"/>
        </w:rPr>
      </w:pPr>
      <w:r w:rsidRPr="00D26BD1">
        <w:rPr>
          <w:rFonts w:ascii="Calibri" w:eastAsia="Arial" w:hAnsi="Calibri" w:cs="Calibri"/>
          <w:sz w:val="20"/>
          <w:szCs w:val="20"/>
          <w:lang w:eastAsia="en-US"/>
        </w:rPr>
        <w:t>6.1. O Contratado deve informar a Edenred em caso de incidentes envolvendo os Dados Pessoais da Edenred e notificar por escrito o Encarregado de Proteção de Dados (LGPD-BR@edenred.com), sem atrasos indevidos e, em qualquer caso, em até vinte e quatro (24) horas após o Contratado tomar ciência ou tiver motivos razoáveis para suspeitar de um incidente ou violação de Dados Pessoais para permitir que a Edenred cumpra com suas próprias obrigações. Essa notificação deve conter, ao menos: (i) Data e hora do incidente; (ii) Data e hora da ciência pelo Contratado; (iii) Tipos de dados afetados pelo incidente; (iv) Volume e relação dos Titulares afetados; (v) Dados atualizados de contato do Encarregado de Proteção de Dados (DPO) ou pessoa junto à qual seja possível obter informações sobre o ocorrido; (vi) Descrição das possíveis consequências do incidente; e (vii) indicação de medidas que estiverem sendo tomadas para responder ao Incidente, incluindo, quando possível, medidas de mitigação e/ou reparação de suas possíveis consequências.</w:t>
      </w:r>
    </w:p>
    <w:p w14:paraId="083EC14D" w14:textId="77777777" w:rsidR="000E3921" w:rsidRPr="00D26BD1" w:rsidRDefault="000E3921" w:rsidP="000E3921">
      <w:pPr>
        <w:pStyle w:val="NormalWeb"/>
        <w:shd w:val="clear" w:color="auto" w:fill="FFFFFF"/>
        <w:spacing w:before="0" w:beforeAutospacing="0" w:after="0" w:afterAutospacing="0" w:line="360" w:lineRule="auto"/>
        <w:jc w:val="both"/>
        <w:rPr>
          <w:rFonts w:ascii="Calibri" w:eastAsia="Arial" w:hAnsi="Calibri" w:cs="Calibri"/>
          <w:sz w:val="20"/>
          <w:szCs w:val="20"/>
          <w:lang w:eastAsia="en-US"/>
        </w:rPr>
      </w:pPr>
      <w:r w:rsidRPr="00D26BD1">
        <w:rPr>
          <w:rFonts w:ascii="Calibri" w:eastAsia="Arial" w:hAnsi="Calibri" w:cs="Calibri"/>
          <w:sz w:val="20"/>
          <w:szCs w:val="20"/>
          <w:lang w:eastAsia="en-US"/>
        </w:rPr>
        <w:t xml:space="preserve">6.2. Caso o Contratado não disponha de todas as informações aqui indicadas no momento de ciência ou suspeita do fato, deverá enviá-las de forma gradual, de </w:t>
      </w:r>
      <w:r w:rsidRPr="00D26BD1">
        <w:rPr>
          <w:rFonts w:ascii="Calibri" w:eastAsia="Arial" w:hAnsi="Calibri" w:cs="Calibri"/>
          <w:sz w:val="20"/>
          <w:szCs w:val="20"/>
          <w:lang w:eastAsia="en-US"/>
        </w:rPr>
        <w:t>maneira a garantir a maior celeridade possível na comunicação.</w:t>
      </w:r>
    </w:p>
    <w:p w14:paraId="6A8A6BD4" w14:textId="77777777" w:rsidR="000E3921" w:rsidRPr="00D26BD1" w:rsidRDefault="000E3921" w:rsidP="000E3921">
      <w:pPr>
        <w:pStyle w:val="NormalWeb"/>
        <w:shd w:val="clear" w:color="auto" w:fill="FFFFFF"/>
        <w:spacing w:before="0" w:beforeAutospacing="0" w:after="0" w:afterAutospacing="0" w:line="360" w:lineRule="auto"/>
        <w:jc w:val="both"/>
        <w:rPr>
          <w:rFonts w:ascii="Calibri" w:eastAsia="Arial" w:hAnsi="Calibri" w:cs="Calibri"/>
          <w:sz w:val="20"/>
          <w:szCs w:val="20"/>
          <w:lang w:eastAsia="en-US"/>
        </w:rPr>
      </w:pPr>
      <w:r w:rsidRPr="00D26BD1">
        <w:rPr>
          <w:rFonts w:ascii="Calibri" w:eastAsia="Arial" w:hAnsi="Calibri" w:cs="Calibri"/>
          <w:sz w:val="20"/>
          <w:szCs w:val="20"/>
          <w:lang w:eastAsia="en-US"/>
        </w:rPr>
        <w:t>6.3. A referida comunicação deve conter qualquer documentação necessária aplicável, como registros, logs, arquivos, comunicações e qualquer outro documento relevante para permitir à Edenred, se aplicável, notificar o Incidente à autoridade competente e/ou aos Titulares afetados.</w:t>
      </w:r>
    </w:p>
    <w:p w14:paraId="5B57A172" w14:textId="77777777" w:rsidR="000E3921" w:rsidRPr="00D26BD1" w:rsidRDefault="000E3921" w:rsidP="000E3921">
      <w:pPr>
        <w:pStyle w:val="NormalWeb"/>
        <w:shd w:val="clear" w:color="auto" w:fill="FFFFFF"/>
        <w:spacing w:before="0" w:beforeAutospacing="0" w:after="0" w:afterAutospacing="0" w:line="360" w:lineRule="auto"/>
        <w:jc w:val="both"/>
        <w:rPr>
          <w:rFonts w:ascii="Calibri" w:eastAsia="Arial" w:hAnsi="Calibri" w:cs="Calibri"/>
          <w:sz w:val="20"/>
          <w:szCs w:val="20"/>
          <w:lang w:eastAsia="en-US"/>
        </w:rPr>
      </w:pPr>
      <w:r w:rsidRPr="00D26BD1">
        <w:rPr>
          <w:rFonts w:ascii="Calibri" w:eastAsia="Arial" w:hAnsi="Calibri" w:cs="Calibri"/>
          <w:sz w:val="20"/>
          <w:szCs w:val="20"/>
          <w:lang w:eastAsia="en-US"/>
        </w:rPr>
        <w:t>6.4. O Contratado reconhece que apenas a Edenred tem o direito de determinar: (i) se o Incidente de Dados Pessoais deve ou não ser notificado a uma autoridade competente ou Titulares e, em nenhum caso, o Contratado se comunicará com qualquer autoridade competente e/ou com quaisquer Titulares sobre um Incidente envolvendo Dados Pessoais da Edenred sem a autorização prévia e por escrito da Edenred; e (ii) o conteúdo da referida comunicação. Quando o Incidente for decorrente de violação contratual e/ou legal por parte do Contratado, este deverá arcar com os custos associados a referidas comunicações.</w:t>
      </w:r>
    </w:p>
    <w:p w14:paraId="4BD96ECD" w14:textId="77777777" w:rsidR="000E3921" w:rsidRPr="00D26BD1" w:rsidRDefault="000E3921" w:rsidP="000E3921">
      <w:pPr>
        <w:pStyle w:val="NormalWeb"/>
        <w:shd w:val="clear" w:color="auto" w:fill="FFFFFF"/>
        <w:spacing w:before="0" w:beforeAutospacing="0" w:after="0" w:afterAutospacing="0" w:line="360" w:lineRule="auto"/>
        <w:jc w:val="both"/>
        <w:rPr>
          <w:rFonts w:ascii="Calibri" w:eastAsia="Arial" w:hAnsi="Calibri" w:cs="Calibri"/>
          <w:sz w:val="20"/>
          <w:szCs w:val="20"/>
          <w:lang w:eastAsia="en-US"/>
        </w:rPr>
      </w:pPr>
      <w:r w:rsidRPr="00D26BD1">
        <w:rPr>
          <w:rFonts w:ascii="Calibri" w:eastAsia="Arial" w:hAnsi="Calibri" w:cs="Calibri"/>
          <w:sz w:val="20"/>
          <w:szCs w:val="20"/>
          <w:lang w:eastAsia="en-US"/>
        </w:rPr>
        <w:t xml:space="preserve">6.5. Além disso, no caso de um Incidente de Dados Pessoais, o Contratado deverá: (i) investigar prontamente as causas do Incidente e indicar à Edenred a causa do Incidente; (ii) indicar os critérios de segurança afetados pelo Incidente de Dados Pessoais, como a confidencialidade, integridade e/ou disponibilidade dos Dados Pessoais da Edenred; (iii) implementar as medidas necessárias para minimizar o impacto e o risco de recorrência do Incidente de Dados Pessoais e tomar todas as medidas necessárias para corrigi-lo, evitar que se repita e atualizar a Edenred sobre a implementação dessas ações em intervalos regulares, até sua conclusão; (iv) cooperar com a Edenred para lidar com eventuais consequências adversas prováveis ​​ou reais do incidente </w:t>
      </w:r>
      <w:r w:rsidRPr="00D26BD1">
        <w:rPr>
          <w:rFonts w:ascii="Calibri" w:eastAsia="Arial" w:hAnsi="Calibri" w:cs="Calibri"/>
          <w:sz w:val="20"/>
          <w:szCs w:val="20"/>
          <w:lang w:eastAsia="en-US"/>
        </w:rPr>
        <w:lastRenderedPageBreak/>
        <w:t>de Dados Pessoais da Edenred; e (v) em caso de perda, quando possível, restaurar os Dados Pessoais da Edenred.</w:t>
      </w:r>
    </w:p>
    <w:p w14:paraId="6F7C86E3" w14:textId="77777777" w:rsidR="000E3921" w:rsidRPr="00D26BD1" w:rsidRDefault="000E3921" w:rsidP="000E3921">
      <w:pPr>
        <w:pStyle w:val="NormalWeb"/>
        <w:shd w:val="clear" w:color="auto" w:fill="FFFFFF"/>
        <w:spacing w:before="0" w:beforeAutospacing="0" w:after="0" w:afterAutospacing="0" w:line="360" w:lineRule="auto"/>
        <w:jc w:val="both"/>
        <w:rPr>
          <w:rFonts w:ascii="Calibri" w:eastAsia="Arial" w:hAnsi="Calibri" w:cs="Calibri"/>
          <w:sz w:val="20"/>
          <w:szCs w:val="20"/>
          <w:lang w:eastAsia="en-US"/>
        </w:rPr>
      </w:pPr>
      <w:r w:rsidRPr="00D26BD1">
        <w:rPr>
          <w:rFonts w:ascii="Calibri" w:eastAsia="Arial" w:hAnsi="Calibri" w:cs="Calibri"/>
          <w:sz w:val="20"/>
          <w:szCs w:val="20"/>
          <w:lang w:eastAsia="en-US"/>
        </w:rPr>
        <w:t>6.6. O Contratado deve manter um registro de incidentes de segurança, processo e procedimentos para gerenciar Incidentes e um plano de gerenciamento de continuidade de negócios em conformidade com os padrões de segurança vigentes.</w:t>
      </w:r>
    </w:p>
    <w:p w14:paraId="174F9932" w14:textId="77777777" w:rsidR="000E3921" w:rsidRPr="00D26BD1" w:rsidRDefault="000E3921" w:rsidP="000E3921">
      <w:pPr>
        <w:pStyle w:val="NormalWeb"/>
        <w:shd w:val="clear" w:color="auto" w:fill="FFFFFF"/>
        <w:spacing w:before="0" w:beforeAutospacing="0" w:after="0" w:afterAutospacing="0" w:line="360" w:lineRule="auto"/>
        <w:jc w:val="both"/>
        <w:rPr>
          <w:rFonts w:ascii="Calibri" w:eastAsia="Arial" w:hAnsi="Calibri" w:cs="Calibri"/>
          <w:sz w:val="20"/>
          <w:szCs w:val="20"/>
          <w:lang w:eastAsia="en-US"/>
        </w:rPr>
      </w:pPr>
      <w:r w:rsidRPr="00D26BD1">
        <w:rPr>
          <w:rFonts w:ascii="Calibri" w:eastAsia="Arial" w:hAnsi="Calibri" w:cs="Calibri"/>
          <w:sz w:val="20"/>
          <w:szCs w:val="20"/>
          <w:lang w:eastAsia="en-US"/>
        </w:rPr>
        <w:t>6.7. O Contratado se compromete a disponibilizar, mediante solicitação, as informações necessárias para demonstrar o cumprimento de suas obrigações sob este Contrato. Além disso, o Contratado se compromete a permitir e viabilizar à Edenred ou ao Auditor autorizado pela Edenred, mediante aviso prévio razoável, a realização de auditorias, presenciais ou remotas, bem como demais atos de fiscalização do cumprimento do quanto disposto neste Contrato em relação à proteção dos Dados Pessoais, e, de um modo mais geral, em relação à integridade, confidencialidade e segurança dos Dados Pessoais da Edenred, conforme estabelecido no Contrato. Como exceção, a auditoria e/ou envio de documentos e informações poderá ser imediata caso desencadeada por Incidente envolvendo os Dados Pessoais da Edenred ou se requisitado por uma autoridade competente. O desempenho dessas auditorias não pode, em nenhum caso, ser interpretado como interferência da Edenred e/ou reduzir a responsabilidade do Contratado pelo cumprimento da legislação e deste Instrumento.</w:t>
      </w:r>
    </w:p>
    <w:p w14:paraId="63B4C7D6" w14:textId="77777777" w:rsidR="000E3921" w:rsidRPr="00D26BD1" w:rsidRDefault="000E3921" w:rsidP="000E3921">
      <w:pPr>
        <w:pStyle w:val="NormalWeb"/>
        <w:shd w:val="clear" w:color="auto" w:fill="FFFFFF"/>
        <w:spacing w:before="0" w:beforeAutospacing="0" w:after="0" w:afterAutospacing="0" w:line="360" w:lineRule="auto"/>
        <w:jc w:val="both"/>
        <w:rPr>
          <w:rFonts w:ascii="Calibri" w:hAnsi="Calibri" w:cs="Calibri"/>
          <w:b/>
          <w:color w:val="000000"/>
          <w:sz w:val="20"/>
          <w:szCs w:val="20"/>
          <w:lang w:eastAsia="en-US"/>
        </w:rPr>
      </w:pPr>
      <w:r w:rsidRPr="00D26BD1">
        <w:rPr>
          <w:rFonts w:ascii="Calibri" w:hAnsi="Calibri" w:cs="Calibri"/>
          <w:b/>
          <w:color w:val="000000"/>
          <w:sz w:val="20"/>
          <w:szCs w:val="20"/>
          <w:lang w:eastAsia="en-US"/>
        </w:rPr>
        <w:t>7. Compartilhamento de Dados Pessoais</w:t>
      </w:r>
    </w:p>
    <w:p w14:paraId="2963512F" w14:textId="77777777" w:rsidR="000E3921" w:rsidRPr="00D26BD1" w:rsidRDefault="000E3921" w:rsidP="000E3921">
      <w:pPr>
        <w:pStyle w:val="NormalWeb"/>
        <w:shd w:val="clear" w:color="auto" w:fill="FFFFFF"/>
        <w:spacing w:before="0" w:beforeAutospacing="0" w:after="0" w:afterAutospacing="0" w:line="360" w:lineRule="auto"/>
        <w:jc w:val="both"/>
        <w:rPr>
          <w:rFonts w:ascii="Calibri" w:eastAsia="Arial" w:hAnsi="Calibri" w:cs="Calibri"/>
          <w:sz w:val="20"/>
          <w:szCs w:val="20"/>
          <w:lang w:eastAsia="en-US"/>
        </w:rPr>
      </w:pPr>
      <w:r w:rsidRPr="00D26BD1">
        <w:rPr>
          <w:rFonts w:ascii="Calibri" w:eastAsia="Arial" w:hAnsi="Calibri" w:cs="Calibri"/>
          <w:sz w:val="20"/>
          <w:szCs w:val="20"/>
          <w:lang w:eastAsia="en-US"/>
        </w:rPr>
        <w:t xml:space="preserve">7.1. Fica expressamente vedado o compartilhamento dos Dados Pessoais que o Contratado acesse e trate em razão do presente contrato a qualquer outra pessoa física ou jurídica, por qualquer meio ou para qualquer fim, exceto quando estritamente necessário para a execução do Contrato ou quando se tratar de cumprimento de </w:t>
      </w:r>
      <w:r w:rsidRPr="00D26BD1">
        <w:rPr>
          <w:rFonts w:ascii="Calibri" w:eastAsia="Arial" w:hAnsi="Calibri" w:cs="Calibri"/>
          <w:sz w:val="20"/>
          <w:szCs w:val="20"/>
          <w:lang w:eastAsia="en-US"/>
        </w:rPr>
        <w:t>obrigação legal, hipótese em que o Contratado comunicará a Edenred por escrito, devendo o Contratado assegurar que eventuais partes terceiras garantam um nível de proteção equivalente ao estabelecido neste instrumento, responsabilizando-se integralmente pelo compartilhamento realizado.</w:t>
      </w:r>
    </w:p>
    <w:p w14:paraId="622E35E3" w14:textId="77777777" w:rsidR="000E3921" w:rsidRPr="00D26BD1" w:rsidRDefault="000E3921" w:rsidP="000E3921">
      <w:pPr>
        <w:pStyle w:val="NormalWeb"/>
        <w:shd w:val="clear" w:color="auto" w:fill="FFFFFF"/>
        <w:spacing w:before="0" w:beforeAutospacing="0" w:after="0" w:afterAutospacing="0" w:line="360" w:lineRule="auto"/>
        <w:jc w:val="both"/>
        <w:rPr>
          <w:rFonts w:ascii="Calibri" w:eastAsia="Arial" w:hAnsi="Calibri" w:cs="Calibri"/>
          <w:sz w:val="20"/>
          <w:szCs w:val="20"/>
          <w:lang w:eastAsia="en-US"/>
        </w:rPr>
      </w:pPr>
      <w:r w:rsidRPr="00D26BD1">
        <w:rPr>
          <w:rFonts w:ascii="Calibri" w:eastAsia="Arial" w:hAnsi="Calibri" w:cs="Calibri"/>
          <w:sz w:val="20"/>
          <w:szCs w:val="20"/>
          <w:lang w:eastAsia="en-US"/>
        </w:rPr>
        <w:t>7.2. O Contratado não poderá disponibilizar ou transferir os Dados Pessoais, a qualquer outra jurisdição ou terceiros localizados fora do Brasil, exceto se autorizado previamente e por escrito pela Edenred, hipótese na qual o Contratado assumirá toda a responsabilidade relacionada com a transferência dos dados, bem como, deverá tomar todas as medidas necessárias para assegurar, em boa-fé, que tal transferência internacional de Dados Pessoais esteja em conformidade com a LGPD.</w:t>
      </w:r>
    </w:p>
    <w:p w14:paraId="21D6400D" w14:textId="77777777" w:rsidR="000E3921" w:rsidRPr="00D26BD1" w:rsidRDefault="000E3921" w:rsidP="000E3921">
      <w:pPr>
        <w:pStyle w:val="NormalWeb"/>
        <w:shd w:val="clear" w:color="auto" w:fill="FFFFFF"/>
        <w:spacing w:before="0" w:beforeAutospacing="0" w:after="0" w:afterAutospacing="0" w:line="360" w:lineRule="auto"/>
        <w:jc w:val="both"/>
        <w:rPr>
          <w:rFonts w:ascii="Calibri" w:hAnsi="Calibri" w:cs="Calibri"/>
          <w:b/>
          <w:color w:val="000000"/>
          <w:sz w:val="20"/>
          <w:szCs w:val="20"/>
          <w:lang w:eastAsia="en-US"/>
        </w:rPr>
      </w:pPr>
      <w:r w:rsidRPr="00D26BD1">
        <w:rPr>
          <w:rFonts w:ascii="Calibri" w:hAnsi="Calibri" w:cs="Calibri"/>
          <w:b/>
          <w:color w:val="000000"/>
          <w:sz w:val="20"/>
          <w:szCs w:val="20"/>
          <w:lang w:eastAsia="en-US"/>
        </w:rPr>
        <w:t>8. Do encerramento da relação contratual</w:t>
      </w:r>
    </w:p>
    <w:p w14:paraId="3363EC7E" w14:textId="77777777" w:rsidR="000E3921" w:rsidRPr="00D26BD1" w:rsidRDefault="000E3921" w:rsidP="000E3921">
      <w:pPr>
        <w:pStyle w:val="NormalWeb"/>
        <w:shd w:val="clear" w:color="auto" w:fill="FFFFFF"/>
        <w:spacing w:before="0" w:beforeAutospacing="0" w:after="0" w:afterAutospacing="0" w:line="360" w:lineRule="auto"/>
        <w:jc w:val="both"/>
        <w:rPr>
          <w:rFonts w:ascii="Calibri" w:eastAsia="Arial" w:hAnsi="Calibri" w:cs="Calibri"/>
          <w:sz w:val="20"/>
          <w:szCs w:val="20"/>
          <w:lang w:eastAsia="en-US"/>
        </w:rPr>
      </w:pPr>
      <w:r w:rsidRPr="00D26BD1">
        <w:rPr>
          <w:rFonts w:ascii="Calibri" w:eastAsia="Arial" w:hAnsi="Calibri" w:cs="Calibri"/>
          <w:sz w:val="20"/>
          <w:szCs w:val="20"/>
          <w:lang w:eastAsia="en-US"/>
        </w:rPr>
        <w:t>8.1. Sem prejuízo das obrigações do Contratado estabelecidas no Contrato, o Contratado deverá, no prazo de dois (2) dias úteis após o término da relação jurídica ou da finalidade que exigia o Tratamento de Dados Pessoais da Edenred e de qualquer dado que tenha ou possa ter tido acesso, por si ou por seus prepostos, terceiros, subcontratados dentre outros, decorrente da presente relação contratual, o que ocorrer primeiro, à escolha da Edenred: (i) excluir os Dados Pessoais da Edenred juntamente com quaisquer cópias; ou (ii) devolver todos os Dados Pessoais da Edenred à Edenred de forma legível e acessível à Edenred e excluir todas as cópias e extratos existentes dos mesmos, a menos que haja orientação em sentido diverso por parte da Edenred. A pedido da Edenred, ao realizar a exclusão, o Contratado fornecerá à Edenred um documento certificando por escrito a destruição segura dos Dados Pessoais da Edenred, assinado por representante(s) legal(ais) devidamente autorizado(s).</w:t>
      </w:r>
    </w:p>
    <w:p w14:paraId="1B747957" w14:textId="77777777" w:rsidR="000E3921" w:rsidRPr="00D26BD1" w:rsidRDefault="000E3921" w:rsidP="000E3921">
      <w:pPr>
        <w:pStyle w:val="Corpodetexto"/>
        <w:spacing w:after="0" w:line="360" w:lineRule="auto"/>
        <w:jc w:val="both"/>
        <w:rPr>
          <w:rFonts w:ascii="Calibri" w:hAnsi="Calibri" w:cs="Calibri"/>
          <w:sz w:val="20"/>
          <w:szCs w:val="20"/>
          <w:lang w:val="pt-BR"/>
        </w:rPr>
      </w:pPr>
      <w:r w:rsidRPr="00D26BD1">
        <w:rPr>
          <w:rFonts w:ascii="Calibri" w:hAnsi="Calibri" w:cs="Calibri"/>
          <w:sz w:val="20"/>
          <w:szCs w:val="20"/>
          <w:lang w:val="pt-BR"/>
        </w:rPr>
        <w:lastRenderedPageBreak/>
        <w:t xml:space="preserve">8.2. Não obstante, o Contratado será autorizado a reter uma cópia dos Dados Pessoais caso possa comprovar a estrita exigência de retenção ou tratamento pela legislação aplicável. Nesse caso, o Contratado assegurará todas as medidas adequadas para preservar a sua confidencialidade contínua, em estrito cumprimento aos </w:t>
      </w:r>
      <w:r w:rsidRPr="00D26BD1">
        <w:rPr>
          <w:rFonts w:ascii="Calibri" w:hAnsi="Calibri" w:cs="Calibri"/>
          <w:sz w:val="20"/>
          <w:szCs w:val="20"/>
          <w:lang w:val="pt-BR"/>
        </w:rPr>
        <w:t>termos deste instrumento, sendo especificado que esta exceção deve ser interpretada de forma restritiva e que apenas as pessoas com estrita necessidade e autorização de acesso aos Dados Pessoais poderão acessá-los, conforme as suas obrigações legais, responsabilizando-se integralmente pela sua proteção e segurança.</w:t>
      </w:r>
    </w:p>
    <w:p w14:paraId="216F703F" w14:textId="77777777" w:rsidR="000E3921" w:rsidRDefault="000E3921" w:rsidP="000E3921">
      <w:pPr>
        <w:spacing w:line="360" w:lineRule="auto"/>
        <w:jc w:val="both"/>
        <w:rPr>
          <w:rFonts w:ascii="Calibri" w:hAnsi="Calibri" w:cs="Calibri"/>
          <w:lang w:val="pt-BR"/>
        </w:rPr>
        <w:sectPr w:rsidR="000E3921" w:rsidSect="000E3921">
          <w:type w:val="continuous"/>
          <w:pgSz w:w="12240" w:h="15840"/>
          <w:pgMar w:top="1134" w:right="1134" w:bottom="1134" w:left="1134" w:header="720" w:footer="720" w:gutter="0"/>
          <w:pgNumType w:start="1"/>
          <w:cols w:num="2" w:space="720"/>
        </w:sectPr>
      </w:pPr>
    </w:p>
    <w:p w14:paraId="5E5FB0BB" w14:textId="77777777" w:rsidR="000E3921" w:rsidRPr="000E3921" w:rsidRDefault="000E3921" w:rsidP="000E3921">
      <w:pPr>
        <w:spacing w:line="360" w:lineRule="auto"/>
        <w:jc w:val="both"/>
        <w:rPr>
          <w:rFonts w:ascii="Calibri" w:hAnsi="Calibri" w:cs="Calibri"/>
          <w:lang w:val="pt-BR"/>
        </w:rPr>
      </w:pPr>
    </w:p>
    <w:p w14:paraId="180BE3A2" w14:textId="77777777" w:rsidR="000E3921" w:rsidRPr="000E3921" w:rsidRDefault="000E3921" w:rsidP="000E3921">
      <w:pPr>
        <w:spacing w:line="360" w:lineRule="auto"/>
        <w:jc w:val="both"/>
        <w:rPr>
          <w:rFonts w:ascii="Calibri" w:hAnsi="Calibri" w:cs="Calibri"/>
          <w:lang w:val="pt-BR"/>
        </w:rPr>
      </w:pPr>
      <w:r w:rsidRPr="000E3921">
        <w:rPr>
          <w:rFonts w:ascii="Calibri" w:hAnsi="Calibri" w:cs="Calibri"/>
          <w:lang w:val="pt-BR"/>
        </w:rPr>
        <w:br w:type="page"/>
      </w:r>
    </w:p>
    <w:p w14:paraId="791D7A5B" w14:textId="38EBBE07" w:rsidR="000E3921" w:rsidRPr="009059ED" w:rsidRDefault="000E3921" w:rsidP="000E3921">
      <w:pPr>
        <w:spacing w:line="360" w:lineRule="auto"/>
        <w:jc w:val="center"/>
        <w:rPr>
          <w:rFonts w:ascii="Calibri" w:hAnsi="Calibri" w:cs="Calibri"/>
          <w:b/>
          <w:lang w:val="pt-BR"/>
        </w:rPr>
      </w:pPr>
      <w:r w:rsidRPr="009059ED">
        <w:rPr>
          <w:rFonts w:ascii="Calibri" w:hAnsi="Calibri" w:cs="Calibri"/>
          <w:b/>
          <w:bCs/>
          <w:lang w:val="pt-BR"/>
        </w:rPr>
        <w:lastRenderedPageBreak/>
        <w:t xml:space="preserve">ANEXO DE </w:t>
      </w:r>
      <w:r w:rsidRPr="009059ED">
        <w:rPr>
          <w:rFonts w:ascii="Calibri" w:hAnsi="Calibri" w:cs="Calibri"/>
          <w:b/>
          <w:lang w:val="pt-BR"/>
        </w:rPr>
        <w:t>REQUISITOS DE SEGURANÇA DA INFORMAÇÃO DO GRUPO EDENRED</w:t>
      </w:r>
    </w:p>
    <w:p w14:paraId="601E12B9" w14:textId="77777777" w:rsidR="00087CEB" w:rsidRPr="00346EA3" w:rsidRDefault="00087CEB" w:rsidP="00087CEB">
      <w:pPr>
        <w:tabs>
          <w:tab w:val="left" w:pos="709"/>
          <w:tab w:val="left" w:pos="8931"/>
        </w:tabs>
        <w:ind w:right="-1"/>
        <w:rPr>
          <w:bCs/>
          <w:lang w:val="pt-BR"/>
        </w:rPr>
      </w:pPr>
    </w:p>
    <w:p w14:paraId="33D28F39" w14:textId="77777777" w:rsidR="00087CEB" w:rsidRDefault="00087CEB" w:rsidP="00087CEB">
      <w:pPr>
        <w:pStyle w:val="PargrafodaLista"/>
        <w:ind w:left="0"/>
        <w:jc w:val="both"/>
        <w:rPr>
          <w:rFonts w:ascii="Calibri" w:hAnsi="Calibri" w:cs="Calibri"/>
          <w:sz w:val="20"/>
          <w:szCs w:val="20"/>
          <w:lang w:val="pt-BR"/>
        </w:rPr>
        <w:sectPr w:rsidR="00087CEB" w:rsidSect="000E3921">
          <w:type w:val="continuous"/>
          <w:pgSz w:w="12240" w:h="15840"/>
          <w:pgMar w:top="1134" w:right="1134" w:bottom="1134" w:left="1134" w:header="720" w:footer="720" w:gutter="0"/>
          <w:pgNumType w:start="1"/>
          <w:cols w:space="720"/>
        </w:sectPr>
      </w:pPr>
    </w:p>
    <w:p w14:paraId="7CC13B63" w14:textId="77777777" w:rsidR="00087CEB" w:rsidRPr="00087CEB" w:rsidRDefault="00087CEB" w:rsidP="00087CEB">
      <w:pPr>
        <w:pStyle w:val="PargrafodaLista"/>
        <w:ind w:left="0"/>
        <w:jc w:val="both"/>
        <w:rPr>
          <w:rFonts w:ascii="Calibri" w:hAnsi="Calibri" w:cs="Calibri"/>
          <w:sz w:val="20"/>
          <w:szCs w:val="20"/>
          <w:lang w:val="pt-BR"/>
        </w:rPr>
      </w:pPr>
      <w:r w:rsidRPr="00087CEB">
        <w:rPr>
          <w:rFonts w:ascii="Calibri" w:hAnsi="Calibri" w:cs="Calibri"/>
          <w:sz w:val="20"/>
          <w:szCs w:val="20"/>
          <w:lang w:val="pt-BR"/>
        </w:rPr>
        <w:t>I – As empresas do Grupo Edenred têm como premissa fundamental a proteção de suas informações, de seus clientes, parceiros e fornecedores; e</w:t>
      </w:r>
    </w:p>
    <w:p w14:paraId="1C1052A8" w14:textId="77777777" w:rsidR="00087CEB" w:rsidRPr="00087CEB" w:rsidRDefault="00087CEB" w:rsidP="00087CEB">
      <w:pPr>
        <w:pStyle w:val="PargrafodaLista"/>
        <w:ind w:left="0"/>
        <w:jc w:val="both"/>
        <w:rPr>
          <w:rFonts w:ascii="Calibri" w:hAnsi="Calibri" w:cs="Calibri"/>
          <w:sz w:val="20"/>
          <w:szCs w:val="20"/>
          <w:lang w:val="pt-BR"/>
        </w:rPr>
      </w:pPr>
    </w:p>
    <w:p w14:paraId="393FBD17" w14:textId="77777777" w:rsidR="00087CEB" w:rsidRPr="00087CEB" w:rsidRDefault="00087CEB" w:rsidP="00087CEB">
      <w:pPr>
        <w:pStyle w:val="PargrafodaLista"/>
        <w:ind w:left="0"/>
        <w:jc w:val="both"/>
        <w:rPr>
          <w:rFonts w:ascii="Calibri" w:hAnsi="Calibri" w:cs="Calibri"/>
          <w:sz w:val="20"/>
          <w:szCs w:val="20"/>
          <w:lang w:val="pt-BR"/>
        </w:rPr>
      </w:pPr>
      <w:r w:rsidRPr="00087CEB">
        <w:rPr>
          <w:rFonts w:ascii="Calibri" w:hAnsi="Calibri" w:cs="Calibri"/>
          <w:sz w:val="20"/>
          <w:szCs w:val="20"/>
          <w:lang w:val="pt-BR"/>
        </w:rPr>
        <w:t>II – As premissas fundamentais que se espera alcançar, por este presente Instrumento, são Confidencialidade, Integralidade e Disponibilidade, conforme abaixo:</w:t>
      </w:r>
    </w:p>
    <w:p w14:paraId="5D45EED3" w14:textId="77777777" w:rsidR="00087CEB" w:rsidRPr="00087CEB" w:rsidRDefault="00087CEB" w:rsidP="00087CEB">
      <w:pPr>
        <w:pStyle w:val="PargrafodaLista"/>
        <w:ind w:left="0"/>
        <w:jc w:val="both"/>
        <w:rPr>
          <w:rFonts w:ascii="Calibri" w:hAnsi="Calibri" w:cs="Calibri"/>
          <w:sz w:val="20"/>
          <w:szCs w:val="20"/>
          <w:lang w:val="pt-BR"/>
        </w:rPr>
      </w:pPr>
      <w:r w:rsidRPr="00087CEB">
        <w:rPr>
          <w:rFonts w:ascii="Calibri" w:hAnsi="Calibri" w:cs="Calibri"/>
          <w:sz w:val="20"/>
          <w:szCs w:val="20"/>
          <w:lang w:val="pt-BR"/>
        </w:rPr>
        <w:tab/>
        <w:t>- Confidencialidade: garantia que as informações são acessadas somente por aqueles expressamente autorizados;</w:t>
      </w:r>
    </w:p>
    <w:p w14:paraId="5EE7FBD4" w14:textId="77777777" w:rsidR="00087CEB" w:rsidRPr="00087CEB" w:rsidRDefault="00087CEB" w:rsidP="00087CEB">
      <w:pPr>
        <w:pStyle w:val="PargrafodaLista"/>
        <w:ind w:left="0"/>
        <w:jc w:val="both"/>
        <w:rPr>
          <w:rFonts w:ascii="Calibri" w:hAnsi="Calibri" w:cs="Calibri"/>
          <w:sz w:val="20"/>
          <w:szCs w:val="20"/>
          <w:lang w:val="pt-BR"/>
        </w:rPr>
      </w:pPr>
      <w:r w:rsidRPr="00087CEB">
        <w:rPr>
          <w:rFonts w:ascii="Calibri" w:hAnsi="Calibri" w:cs="Calibri"/>
          <w:sz w:val="20"/>
          <w:szCs w:val="20"/>
          <w:lang w:val="pt-BR"/>
        </w:rPr>
        <w:tab/>
        <w:t>- Integridade: garantia de que as informações estão íntegras durante o ciclo de criação processamento e descarte;</w:t>
      </w:r>
    </w:p>
    <w:p w14:paraId="04B4D26E" w14:textId="77777777" w:rsidR="00087CEB" w:rsidRPr="00087CEB" w:rsidRDefault="00087CEB" w:rsidP="00087CEB">
      <w:pPr>
        <w:pStyle w:val="PargrafodaLista"/>
        <w:ind w:left="0"/>
        <w:jc w:val="both"/>
        <w:rPr>
          <w:rFonts w:ascii="Calibri" w:hAnsi="Calibri" w:cs="Calibri"/>
          <w:sz w:val="20"/>
          <w:szCs w:val="20"/>
          <w:lang w:val="pt-BR"/>
        </w:rPr>
      </w:pPr>
      <w:r w:rsidRPr="00087CEB">
        <w:rPr>
          <w:rFonts w:ascii="Calibri" w:hAnsi="Calibri" w:cs="Calibri"/>
          <w:sz w:val="20"/>
          <w:szCs w:val="20"/>
          <w:lang w:val="pt-BR"/>
        </w:rPr>
        <w:tab/>
        <w:t>- Disponibilidade: garantia de que as informações estejam disponíveis sempre que necessário para o andamento de processos de negócio. Confidencialidade, Integridade e Disponibilidade.</w:t>
      </w:r>
    </w:p>
    <w:p w14:paraId="27F97458" w14:textId="77777777" w:rsidR="00087CEB" w:rsidRPr="00087CEB" w:rsidRDefault="00087CEB" w:rsidP="00087CEB">
      <w:pPr>
        <w:pStyle w:val="PargrafodaLista"/>
        <w:ind w:left="0"/>
        <w:jc w:val="both"/>
        <w:rPr>
          <w:rFonts w:ascii="Calibri" w:hAnsi="Calibri" w:cs="Calibri"/>
          <w:sz w:val="20"/>
          <w:szCs w:val="20"/>
          <w:lang w:val="pt-BR"/>
        </w:rPr>
      </w:pPr>
    </w:p>
    <w:p w14:paraId="27F11828" w14:textId="77777777" w:rsidR="00087CEB" w:rsidRPr="00087CEB" w:rsidRDefault="00087CEB" w:rsidP="00087CEB">
      <w:pPr>
        <w:pStyle w:val="PargrafodaLista"/>
        <w:ind w:left="0"/>
        <w:jc w:val="both"/>
        <w:rPr>
          <w:rFonts w:ascii="Calibri" w:hAnsi="Calibri" w:cs="Calibri"/>
          <w:sz w:val="20"/>
          <w:szCs w:val="20"/>
          <w:lang w:val="pt-BR"/>
        </w:rPr>
      </w:pPr>
      <w:r w:rsidRPr="00087CEB">
        <w:rPr>
          <w:rFonts w:ascii="Calibri" w:hAnsi="Calibri" w:cs="Calibri"/>
          <w:sz w:val="20"/>
          <w:szCs w:val="20"/>
          <w:lang w:val="pt-BR"/>
        </w:rPr>
        <w:t xml:space="preserve">A. Para que seja possível praticar o exposto acima, consignamos as diretrizes necessárias para a troca, guarda e processamento de informações seja em nuvem (“clouds”) ou Data Center (“on-premise”), nos termos que seguem. </w:t>
      </w:r>
    </w:p>
    <w:p w14:paraId="6738753F" w14:textId="77777777" w:rsidR="00087CEB" w:rsidRPr="00087CEB" w:rsidRDefault="00087CEB" w:rsidP="00087CEB">
      <w:pPr>
        <w:jc w:val="both"/>
        <w:rPr>
          <w:rFonts w:ascii="Calibri" w:hAnsi="Calibri" w:cs="Calibri"/>
          <w:sz w:val="20"/>
          <w:szCs w:val="20"/>
          <w:lang w:val="pt-BR"/>
        </w:rPr>
      </w:pPr>
    </w:p>
    <w:p w14:paraId="7BF6CCFF" w14:textId="77777777" w:rsidR="00087CEB" w:rsidRPr="00087CEB" w:rsidRDefault="00087CEB" w:rsidP="00087CEB">
      <w:pPr>
        <w:jc w:val="both"/>
        <w:rPr>
          <w:rFonts w:ascii="Calibri" w:hAnsi="Calibri" w:cs="Calibri"/>
          <w:sz w:val="20"/>
          <w:szCs w:val="20"/>
          <w:lang w:val="pt-BR"/>
        </w:rPr>
      </w:pPr>
      <w:r w:rsidRPr="00087CEB">
        <w:rPr>
          <w:rFonts w:ascii="Calibri" w:hAnsi="Calibri" w:cs="Calibri"/>
          <w:sz w:val="20"/>
          <w:szCs w:val="20"/>
          <w:lang w:val="pt-BR"/>
        </w:rPr>
        <w:t>CLÁUSULA PRIMEIRA – DAS DIRETRIZES</w:t>
      </w:r>
    </w:p>
    <w:p w14:paraId="46234E0B" w14:textId="77777777" w:rsidR="00087CEB" w:rsidRPr="00087CEB" w:rsidRDefault="00087CEB" w:rsidP="00087CEB">
      <w:pPr>
        <w:jc w:val="both"/>
        <w:rPr>
          <w:rFonts w:ascii="Calibri" w:hAnsi="Calibri" w:cs="Calibri"/>
          <w:sz w:val="20"/>
          <w:szCs w:val="20"/>
          <w:lang w:val="pt-BR"/>
        </w:rPr>
      </w:pPr>
    </w:p>
    <w:p w14:paraId="5375DC21" w14:textId="77777777" w:rsidR="00087CEB" w:rsidRPr="00087CEB" w:rsidRDefault="00087CEB" w:rsidP="00087CEB">
      <w:pPr>
        <w:jc w:val="both"/>
        <w:rPr>
          <w:rFonts w:ascii="Calibri" w:hAnsi="Calibri" w:cs="Calibri"/>
          <w:sz w:val="20"/>
          <w:szCs w:val="20"/>
          <w:lang w:val="pt-BR"/>
        </w:rPr>
      </w:pPr>
      <w:r w:rsidRPr="00087CEB">
        <w:rPr>
          <w:rFonts w:ascii="Calibri" w:hAnsi="Calibri" w:cs="Calibri"/>
          <w:sz w:val="20"/>
          <w:szCs w:val="20"/>
          <w:lang w:val="pt-BR"/>
        </w:rPr>
        <w:t>1.1. O Contratado se obriga, para todos os fins, seja através de seus empregados, colaboradores, terceiros, prepostos que venham a ter acesso às informações do Grupo Edenred, a seguir as seguintes diretrizes:</w:t>
      </w:r>
    </w:p>
    <w:p w14:paraId="6B8AB98C" w14:textId="77777777" w:rsidR="00087CEB" w:rsidRPr="00087CEB" w:rsidRDefault="00087CEB" w:rsidP="00087CEB">
      <w:pPr>
        <w:pStyle w:val="PargrafodaLista"/>
        <w:ind w:left="360"/>
        <w:jc w:val="both"/>
        <w:rPr>
          <w:rFonts w:ascii="Calibri" w:hAnsi="Calibri" w:cs="Calibri"/>
          <w:sz w:val="20"/>
          <w:szCs w:val="20"/>
          <w:lang w:val="pt-BR"/>
        </w:rPr>
      </w:pPr>
    </w:p>
    <w:p w14:paraId="43FD2EB7" w14:textId="77777777" w:rsidR="00087CEB" w:rsidRPr="00087CEB" w:rsidRDefault="00087CEB" w:rsidP="00087CEB">
      <w:pPr>
        <w:pStyle w:val="PargrafodaLista"/>
        <w:numPr>
          <w:ilvl w:val="0"/>
          <w:numId w:val="6"/>
        </w:numPr>
        <w:spacing w:after="160" w:line="259" w:lineRule="auto"/>
        <w:jc w:val="both"/>
        <w:rPr>
          <w:rFonts w:ascii="Calibri" w:hAnsi="Calibri" w:cs="Calibri"/>
          <w:sz w:val="20"/>
          <w:szCs w:val="20"/>
          <w:lang w:val="pt-BR"/>
        </w:rPr>
      </w:pPr>
      <w:r w:rsidRPr="00087CEB">
        <w:rPr>
          <w:rFonts w:ascii="Calibri" w:hAnsi="Calibri" w:cs="Calibri"/>
          <w:sz w:val="20"/>
          <w:szCs w:val="20"/>
          <w:lang w:val="pt-BR"/>
        </w:rPr>
        <w:t>Garantira manutenção da segurança da informação, preservando a confidencialidade, integridade, disponibilidade, rastreabilidade e não repúdio de dados;</w:t>
      </w:r>
    </w:p>
    <w:p w14:paraId="62F5E9E3" w14:textId="77777777" w:rsidR="00087CEB" w:rsidRPr="00087CEB" w:rsidRDefault="00087CEB" w:rsidP="00087CEB">
      <w:pPr>
        <w:pStyle w:val="PargrafodaLista"/>
        <w:numPr>
          <w:ilvl w:val="0"/>
          <w:numId w:val="6"/>
        </w:numPr>
        <w:spacing w:after="160" w:line="259" w:lineRule="auto"/>
        <w:jc w:val="both"/>
        <w:rPr>
          <w:rFonts w:ascii="Calibri" w:hAnsi="Calibri" w:cs="Calibri"/>
          <w:sz w:val="20"/>
          <w:szCs w:val="20"/>
          <w:lang w:val="pt-BR"/>
        </w:rPr>
      </w:pPr>
      <w:r w:rsidRPr="00087CEB">
        <w:rPr>
          <w:rFonts w:ascii="Calibri" w:hAnsi="Calibri" w:cs="Calibri"/>
          <w:sz w:val="20"/>
          <w:szCs w:val="20"/>
          <w:lang w:val="pt-BR"/>
        </w:rPr>
        <w:t>Manter a ética no trato de informações da organização, de seus clientes, fornecedores e parceiros;</w:t>
      </w:r>
    </w:p>
    <w:p w14:paraId="0F1A8747" w14:textId="77777777" w:rsidR="00087CEB" w:rsidRPr="00087CEB" w:rsidRDefault="00087CEB" w:rsidP="00087CEB">
      <w:pPr>
        <w:pStyle w:val="PargrafodaLista"/>
        <w:numPr>
          <w:ilvl w:val="0"/>
          <w:numId w:val="6"/>
        </w:numPr>
        <w:spacing w:after="160" w:line="259" w:lineRule="auto"/>
        <w:jc w:val="both"/>
        <w:rPr>
          <w:rFonts w:ascii="Calibri" w:hAnsi="Calibri" w:cs="Calibri"/>
          <w:sz w:val="20"/>
          <w:szCs w:val="20"/>
          <w:lang w:val="pt-BR"/>
        </w:rPr>
      </w:pPr>
      <w:r w:rsidRPr="00087CEB">
        <w:rPr>
          <w:rFonts w:ascii="Calibri" w:hAnsi="Calibri" w:cs="Calibri"/>
          <w:sz w:val="20"/>
          <w:szCs w:val="20"/>
          <w:lang w:val="pt-BR"/>
        </w:rPr>
        <w:t>Entender e estar em conformidade com a Política e Normas de Segurança da Informação;</w:t>
      </w:r>
    </w:p>
    <w:p w14:paraId="07C47228" w14:textId="77777777" w:rsidR="00087CEB" w:rsidRPr="00087CEB" w:rsidRDefault="00087CEB" w:rsidP="00087CEB">
      <w:pPr>
        <w:pStyle w:val="PargrafodaLista"/>
        <w:numPr>
          <w:ilvl w:val="0"/>
          <w:numId w:val="6"/>
        </w:numPr>
        <w:spacing w:after="160" w:line="259" w:lineRule="auto"/>
        <w:jc w:val="both"/>
        <w:rPr>
          <w:rFonts w:ascii="Calibri" w:hAnsi="Calibri" w:cs="Calibri"/>
          <w:sz w:val="20"/>
          <w:szCs w:val="20"/>
          <w:lang w:val="pt-BR"/>
        </w:rPr>
      </w:pPr>
      <w:r w:rsidRPr="00087CEB">
        <w:rPr>
          <w:rFonts w:ascii="Calibri" w:hAnsi="Calibri" w:cs="Calibri"/>
          <w:sz w:val="20"/>
          <w:szCs w:val="20"/>
          <w:lang w:val="pt-BR"/>
        </w:rPr>
        <w:t xml:space="preserve">Manter seu ambiente de trabalho organizado, armazenando informações em </w:t>
      </w:r>
      <w:r w:rsidRPr="00087CEB">
        <w:rPr>
          <w:rFonts w:ascii="Calibri" w:hAnsi="Calibri" w:cs="Calibri"/>
          <w:sz w:val="20"/>
          <w:szCs w:val="20"/>
          <w:lang w:val="pt-BR"/>
        </w:rPr>
        <w:t>locais seguros, conforme seu nível de classificação, independentemente de sua forma de representação;</w:t>
      </w:r>
    </w:p>
    <w:p w14:paraId="165C2753" w14:textId="77777777" w:rsidR="00087CEB" w:rsidRPr="00087CEB" w:rsidRDefault="00087CEB" w:rsidP="00087CEB">
      <w:pPr>
        <w:pStyle w:val="PargrafodaLista"/>
        <w:numPr>
          <w:ilvl w:val="0"/>
          <w:numId w:val="6"/>
        </w:numPr>
        <w:spacing w:after="160" w:line="259" w:lineRule="auto"/>
        <w:jc w:val="both"/>
        <w:rPr>
          <w:rFonts w:ascii="Calibri" w:hAnsi="Calibri" w:cs="Calibri"/>
          <w:sz w:val="20"/>
          <w:szCs w:val="20"/>
          <w:lang w:val="pt-BR"/>
        </w:rPr>
      </w:pPr>
      <w:r w:rsidRPr="00087CEB">
        <w:rPr>
          <w:rFonts w:ascii="Calibri" w:hAnsi="Calibri" w:cs="Calibri"/>
          <w:sz w:val="20"/>
          <w:szCs w:val="20"/>
          <w:lang w:val="pt-BR"/>
        </w:rPr>
        <w:t>Informar imediatamente a Área de Segurança da Informação da Edenred qualquer violação e/ou incidente de segurança identificado;</w:t>
      </w:r>
    </w:p>
    <w:p w14:paraId="685D56DE" w14:textId="77777777" w:rsidR="00087CEB" w:rsidRPr="00087CEB" w:rsidRDefault="00087CEB" w:rsidP="00087CEB">
      <w:pPr>
        <w:pStyle w:val="PargrafodaLista"/>
        <w:numPr>
          <w:ilvl w:val="0"/>
          <w:numId w:val="6"/>
        </w:numPr>
        <w:spacing w:after="160" w:line="259" w:lineRule="auto"/>
        <w:jc w:val="both"/>
        <w:rPr>
          <w:rFonts w:ascii="Calibri" w:hAnsi="Calibri" w:cs="Calibri"/>
          <w:sz w:val="20"/>
          <w:szCs w:val="20"/>
          <w:lang w:val="pt-BR"/>
        </w:rPr>
      </w:pPr>
      <w:r w:rsidRPr="00087CEB">
        <w:rPr>
          <w:rFonts w:ascii="Calibri" w:hAnsi="Calibri" w:cs="Calibri"/>
          <w:sz w:val="20"/>
          <w:szCs w:val="20"/>
          <w:lang w:val="pt-BR"/>
        </w:rPr>
        <w:t xml:space="preserve">Usuários prestadores de serviços, terceiros e fornecedores não devem divulgar informações representando a Contratante sem prévia autorização por escrito do gestor responsável pela contratação com ciência da diretoria respectiva. </w:t>
      </w:r>
    </w:p>
    <w:p w14:paraId="5FDA79EF" w14:textId="77777777" w:rsidR="00087CEB" w:rsidRPr="00087CEB" w:rsidRDefault="00087CEB" w:rsidP="00087CEB">
      <w:pPr>
        <w:pStyle w:val="PargrafodaLista"/>
        <w:ind w:left="1080"/>
        <w:jc w:val="both"/>
        <w:rPr>
          <w:rFonts w:ascii="Calibri" w:hAnsi="Calibri" w:cs="Calibri"/>
          <w:sz w:val="20"/>
          <w:szCs w:val="20"/>
          <w:lang w:val="pt-BR"/>
        </w:rPr>
      </w:pPr>
    </w:p>
    <w:p w14:paraId="5B84A641" w14:textId="77777777" w:rsidR="00087CEB" w:rsidRPr="00087CEB" w:rsidRDefault="00087CEB" w:rsidP="00087CEB">
      <w:pPr>
        <w:pStyle w:val="PargrafodaLista"/>
        <w:ind w:left="0"/>
        <w:jc w:val="both"/>
        <w:rPr>
          <w:rFonts w:ascii="Calibri" w:hAnsi="Calibri" w:cs="Calibri"/>
          <w:sz w:val="20"/>
          <w:szCs w:val="20"/>
          <w:lang w:val="pt-BR"/>
        </w:rPr>
      </w:pPr>
      <w:r w:rsidRPr="00087CEB">
        <w:rPr>
          <w:rFonts w:ascii="Calibri" w:hAnsi="Calibri" w:cs="Calibri"/>
          <w:sz w:val="20"/>
          <w:szCs w:val="20"/>
          <w:lang w:val="pt-BR"/>
        </w:rPr>
        <w:t>1.2. As premissas, supra descritas, aplica-se, mas não se limita a, todos ativos de informação: Sistemas, Servidores, Computadores, Bases de Dados, Componentes de Redes, Laptops, Smartphone (mobile em geral) e todo e quaisquer dispositivos de armazenamento, processamento ou tráfego de informações, sendo estas veiculadas digitalmente ou fisicamente.</w:t>
      </w:r>
    </w:p>
    <w:p w14:paraId="0AEB030D" w14:textId="77777777" w:rsidR="00087CEB" w:rsidRPr="00087CEB" w:rsidRDefault="00087CEB" w:rsidP="00087CEB">
      <w:pPr>
        <w:pStyle w:val="PargrafodaLista"/>
        <w:ind w:left="0"/>
        <w:jc w:val="both"/>
        <w:rPr>
          <w:rFonts w:ascii="Calibri" w:hAnsi="Calibri" w:cs="Calibri"/>
          <w:sz w:val="20"/>
          <w:szCs w:val="20"/>
          <w:lang w:val="pt-BR"/>
        </w:rPr>
      </w:pPr>
    </w:p>
    <w:p w14:paraId="74E0D1BA" w14:textId="77777777" w:rsidR="00087CEB" w:rsidRPr="00087CEB" w:rsidRDefault="00087CEB" w:rsidP="00087CEB">
      <w:pPr>
        <w:jc w:val="both"/>
        <w:rPr>
          <w:rFonts w:ascii="Calibri" w:hAnsi="Calibri" w:cs="Calibri"/>
          <w:sz w:val="20"/>
          <w:szCs w:val="20"/>
          <w:lang w:val="pt-BR"/>
        </w:rPr>
      </w:pPr>
      <w:r w:rsidRPr="00087CEB">
        <w:rPr>
          <w:rFonts w:ascii="Calibri" w:hAnsi="Calibri" w:cs="Calibri"/>
          <w:sz w:val="20"/>
          <w:szCs w:val="20"/>
          <w:lang w:val="pt-BR"/>
        </w:rPr>
        <w:t>CLÁUSULA SEGUNDA – DA PROPRIEDADE</w:t>
      </w:r>
    </w:p>
    <w:p w14:paraId="6FDABBC3" w14:textId="77777777" w:rsidR="00087CEB" w:rsidRPr="00087CEB" w:rsidRDefault="00087CEB" w:rsidP="00087CEB">
      <w:pPr>
        <w:jc w:val="both"/>
        <w:rPr>
          <w:rFonts w:ascii="Calibri" w:hAnsi="Calibri" w:cs="Calibri"/>
          <w:sz w:val="20"/>
          <w:szCs w:val="20"/>
          <w:lang w:val="pt-BR"/>
        </w:rPr>
      </w:pPr>
    </w:p>
    <w:p w14:paraId="356216F6" w14:textId="77777777" w:rsidR="00087CEB" w:rsidRPr="00087CEB" w:rsidRDefault="00087CEB" w:rsidP="00087CEB">
      <w:pPr>
        <w:jc w:val="both"/>
        <w:rPr>
          <w:rFonts w:ascii="Calibri" w:hAnsi="Calibri" w:cs="Calibri"/>
          <w:sz w:val="20"/>
          <w:szCs w:val="20"/>
          <w:lang w:val="pt-BR"/>
        </w:rPr>
      </w:pPr>
      <w:r w:rsidRPr="00087CEB">
        <w:rPr>
          <w:rFonts w:ascii="Calibri" w:hAnsi="Calibri" w:cs="Calibri"/>
          <w:sz w:val="20"/>
          <w:szCs w:val="20"/>
          <w:lang w:val="pt-BR"/>
        </w:rPr>
        <w:t xml:space="preserve">2.1. O Contratado está ciente e de acordo que toda informação recebida, gerada, armazenada, processada, transmitida e descartada em decorrência das operações do Grupo Edenred é de propriedade desta, não podendo em nenhuma hipótese o armazenamento, a cópia, o uso e a transmissão de informações de propriedade intelectual ou industrial sem a autorização, prévia e expressa do Grupo Edenred. </w:t>
      </w:r>
    </w:p>
    <w:p w14:paraId="0F179D3C" w14:textId="77777777" w:rsidR="00087CEB" w:rsidRPr="00087CEB" w:rsidRDefault="00087CEB" w:rsidP="00087CEB">
      <w:pPr>
        <w:jc w:val="both"/>
        <w:rPr>
          <w:rFonts w:ascii="Calibri" w:hAnsi="Calibri" w:cs="Calibri"/>
          <w:sz w:val="20"/>
          <w:szCs w:val="20"/>
          <w:lang w:val="pt-BR"/>
        </w:rPr>
      </w:pPr>
    </w:p>
    <w:p w14:paraId="17F7AD50" w14:textId="77777777" w:rsidR="00087CEB" w:rsidRPr="00087CEB" w:rsidRDefault="00087CEB" w:rsidP="00087CEB">
      <w:pPr>
        <w:jc w:val="both"/>
        <w:rPr>
          <w:rFonts w:ascii="Calibri" w:hAnsi="Calibri" w:cs="Calibri"/>
          <w:sz w:val="20"/>
          <w:szCs w:val="20"/>
          <w:lang w:val="pt-BR"/>
        </w:rPr>
      </w:pPr>
      <w:r w:rsidRPr="00087CEB">
        <w:rPr>
          <w:rFonts w:ascii="Calibri" w:hAnsi="Calibri" w:cs="Calibri"/>
          <w:sz w:val="20"/>
          <w:szCs w:val="20"/>
          <w:lang w:val="pt-BR"/>
        </w:rPr>
        <w:t>CLÁUSULA TERCEIRA – DOS INCIDENTES</w:t>
      </w:r>
    </w:p>
    <w:p w14:paraId="13C0977A" w14:textId="77777777" w:rsidR="00087CEB" w:rsidRPr="00087CEB" w:rsidRDefault="00087CEB" w:rsidP="00087CEB">
      <w:pPr>
        <w:jc w:val="both"/>
        <w:rPr>
          <w:rFonts w:ascii="Calibri" w:hAnsi="Calibri" w:cs="Calibri"/>
          <w:sz w:val="20"/>
          <w:szCs w:val="20"/>
          <w:lang w:val="pt-BR"/>
        </w:rPr>
      </w:pPr>
    </w:p>
    <w:p w14:paraId="5E7FECC0" w14:textId="77777777" w:rsidR="00087CEB" w:rsidRPr="00087CEB" w:rsidRDefault="00087CEB" w:rsidP="00087CEB">
      <w:pPr>
        <w:jc w:val="both"/>
        <w:rPr>
          <w:rFonts w:ascii="Calibri" w:hAnsi="Calibri" w:cs="Calibri"/>
          <w:sz w:val="20"/>
          <w:szCs w:val="20"/>
          <w:lang w:val="pt-BR"/>
        </w:rPr>
      </w:pPr>
      <w:r w:rsidRPr="00087CEB">
        <w:rPr>
          <w:rFonts w:ascii="Calibri" w:hAnsi="Calibri" w:cs="Calibri"/>
          <w:sz w:val="20"/>
          <w:szCs w:val="20"/>
          <w:lang w:val="pt-BR"/>
        </w:rPr>
        <w:t>3.1. Na hipótese de Incidentes ou eventos que possam impactar na segurança das informações trocadas entre as Partes, o Contratado deverá:</w:t>
      </w:r>
    </w:p>
    <w:p w14:paraId="6CAA5BE3" w14:textId="77777777" w:rsidR="00087CEB" w:rsidRPr="00087CEB" w:rsidRDefault="00087CEB" w:rsidP="00087CEB">
      <w:pPr>
        <w:pStyle w:val="Corpodetexto"/>
        <w:jc w:val="both"/>
        <w:rPr>
          <w:rFonts w:ascii="Calibri" w:hAnsi="Calibri" w:cs="Calibri"/>
          <w:sz w:val="20"/>
          <w:szCs w:val="20"/>
          <w:lang w:val="pt-BR"/>
        </w:rPr>
      </w:pPr>
    </w:p>
    <w:p w14:paraId="5E940102" w14:textId="77777777" w:rsidR="00087CEB" w:rsidRPr="00087CEB" w:rsidRDefault="00087CEB" w:rsidP="00087CEB">
      <w:pPr>
        <w:jc w:val="both"/>
        <w:rPr>
          <w:rFonts w:ascii="Calibri" w:hAnsi="Calibri" w:cs="Calibri"/>
          <w:sz w:val="20"/>
          <w:szCs w:val="20"/>
          <w:lang w:val="pt-BR"/>
        </w:rPr>
      </w:pPr>
      <w:r w:rsidRPr="00087CEB">
        <w:rPr>
          <w:rFonts w:ascii="Calibri" w:hAnsi="Calibri" w:cs="Calibri"/>
          <w:sz w:val="20"/>
          <w:szCs w:val="20"/>
          <w:lang w:val="pt-BR"/>
        </w:rPr>
        <w:t xml:space="preserve">(i)  Reportar à Área de Segurança da Informação do Grupo Edenred através do e-mail abaixo concomitante com </w:t>
      </w:r>
      <w:r w:rsidRPr="00087CEB">
        <w:rPr>
          <w:rFonts w:ascii="Calibri" w:hAnsi="Calibri" w:cs="Calibri"/>
          <w:sz w:val="20"/>
          <w:szCs w:val="20"/>
          <w:lang w:val="pt-BR"/>
        </w:rPr>
        <w:lastRenderedPageBreak/>
        <w:t xml:space="preserve">todas as ações preventivas para cessar todo e qualquer prejuízo ao Grupo Edenred: </w:t>
      </w:r>
    </w:p>
    <w:p w14:paraId="6EF79924" w14:textId="77777777" w:rsidR="00087CEB" w:rsidRPr="00087CEB" w:rsidRDefault="00087CEB" w:rsidP="00087CEB">
      <w:pPr>
        <w:pStyle w:val="Corpodetexto"/>
        <w:spacing w:after="0"/>
        <w:jc w:val="both"/>
        <w:rPr>
          <w:rFonts w:ascii="Calibri" w:hAnsi="Calibri" w:cs="Calibri"/>
          <w:sz w:val="20"/>
          <w:szCs w:val="20"/>
          <w:lang w:val="pt-BR"/>
        </w:rPr>
      </w:pPr>
    </w:p>
    <w:tbl>
      <w:tblPr>
        <w:tblStyle w:val="Tabelacomgrade"/>
        <w:tblW w:w="0" w:type="auto"/>
        <w:tblLook w:val="04A0" w:firstRow="1" w:lastRow="0" w:firstColumn="1" w:lastColumn="0" w:noHBand="0" w:noVBand="1"/>
      </w:tblPr>
      <w:tblGrid>
        <w:gridCol w:w="4472"/>
      </w:tblGrid>
      <w:tr w:rsidR="00087CEB" w:rsidRPr="00087CEB" w14:paraId="3FB30762" w14:textId="77777777" w:rsidTr="003D331D">
        <w:tc>
          <w:tcPr>
            <w:tcW w:w="8873" w:type="dxa"/>
          </w:tcPr>
          <w:p w14:paraId="2BBAFE1A" w14:textId="77777777" w:rsidR="00087CEB" w:rsidRPr="00087CEB" w:rsidRDefault="00087CEB" w:rsidP="00087CEB">
            <w:pPr>
              <w:jc w:val="both"/>
              <w:rPr>
                <w:rFonts w:ascii="Calibri" w:hAnsi="Calibri" w:cs="Calibri"/>
                <w:lang w:val="pt-BR"/>
              </w:rPr>
            </w:pPr>
            <w:r w:rsidRPr="00087CEB">
              <w:rPr>
                <w:rFonts w:ascii="Calibri" w:hAnsi="Calibri" w:cs="Calibri"/>
                <w:lang w:val="pt-BR"/>
              </w:rPr>
              <w:t xml:space="preserve"> </w:t>
            </w:r>
            <w:hyperlink r:id="rId10" w:history="1">
              <w:r w:rsidRPr="00087CEB">
                <w:rPr>
                  <w:rFonts w:ascii="Calibri" w:hAnsi="Calibri" w:cs="Calibri"/>
                  <w:lang w:val="pt-BR"/>
                </w:rPr>
                <w:t>gtamericassecurity@edenred.com</w:t>
              </w:r>
            </w:hyperlink>
          </w:p>
        </w:tc>
      </w:tr>
    </w:tbl>
    <w:p w14:paraId="522F0F92" w14:textId="77777777" w:rsidR="00087CEB" w:rsidRPr="00087CEB" w:rsidRDefault="00087CEB" w:rsidP="00087CEB">
      <w:pPr>
        <w:jc w:val="both"/>
        <w:rPr>
          <w:rFonts w:ascii="Calibri" w:hAnsi="Calibri" w:cs="Calibri"/>
          <w:sz w:val="20"/>
          <w:szCs w:val="20"/>
          <w:lang w:val="pt-BR"/>
        </w:rPr>
      </w:pPr>
    </w:p>
    <w:p w14:paraId="72752D20" w14:textId="77777777" w:rsidR="00087CEB" w:rsidRPr="00087CEB" w:rsidRDefault="00087CEB" w:rsidP="00087CEB">
      <w:pPr>
        <w:jc w:val="both"/>
        <w:rPr>
          <w:rFonts w:ascii="Calibri" w:hAnsi="Calibri" w:cs="Calibri"/>
          <w:sz w:val="20"/>
          <w:szCs w:val="20"/>
          <w:lang w:val="pt-BR"/>
        </w:rPr>
      </w:pPr>
      <w:r w:rsidRPr="00087CEB">
        <w:rPr>
          <w:rFonts w:ascii="Calibri" w:hAnsi="Calibri" w:cs="Calibri"/>
          <w:sz w:val="20"/>
          <w:szCs w:val="20"/>
          <w:lang w:val="pt-BR"/>
        </w:rPr>
        <w:tab/>
        <w:t>a. O Contratado deverá reportar ao Grupo Edenred em até 48 (quarenta e oito) horas do evento que deverá conter, no mínimo:</w:t>
      </w:r>
    </w:p>
    <w:p w14:paraId="145123B5" w14:textId="77777777" w:rsidR="00087CEB" w:rsidRPr="00087CEB" w:rsidRDefault="00087CEB" w:rsidP="00087CEB">
      <w:pPr>
        <w:jc w:val="both"/>
        <w:rPr>
          <w:rFonts w:ascii="Calibri" w:hAnsi="Calibri" w:cs="Calibri"/>
          <w:sz w:val="20"/>
          <w:szCs w:val="20"/>
          <w:lang w:val="pt-BR"/>
        </w:rPr>
      </w:pPr>
      <w:r w:rsidRPr="00087CEB">
        <w:rPr>
          <w:rFonts w:ascii="Calibri" w:hAnsi="Calibri" w:cs="Calibri"/>
          <w:sz w:val="20"/>
          <w:szCs w:val="20"/>
          <w:lang w:val="pt-BR"/>
        </w:rPr>
        <w:tab/>
        <w:t xml:space="preserve">(i)Data e hora do incidente; </w:t>
      </w:r>
    </w:p>
    <w:p w14:paraId="07D38CA2" w14:textId="77777777" w:rsidR="00087CEB" w:rsidRPr="00087CEB" w:rsidRDefault="00087CEB" w:rsidP="00087CEB">
      <w:pPr>
        <w:jc w:val="both"/>
        <w:rPr>
          <w:rFonts w:ascii="Calibri" w:hAnsi="Calibri" w:cs="Calibri"/>
          <w:sz w:val="20"/>
          <w:szCs w:val="20"/>
          <w:lang w:val="pt-BR"/>
        </w:rPr>
      </w:pPr>
      <w:r w:rsidRPr="00087CEB">
        <w:rPr>
          <w:rFonts w:ascii="Calibri" w:hAnsi="Calibri" w:cs="Calibri"/>
          <w:sz w:val="20"/>
          <w:szCs w:val="20"/>
          <w:lang w:val="pt-BR"/>
        </w:rPr>
        <w:tab/>
        <w:t xml:space="preserve">(ii)Data e hora da ciência pelo Contratado; </w:t>
      </w:r>
    </w:p>
    <w:p w14:paraId="59C6C6F7" w14:textId="77777777" w:rsidR="00087CEB" w:rsidRPr="00087CEB" w:rsidRDefault="00087CEB" w:rsidP="00087CEB">
      <w:pPr>
        <w:jc w:val="both"/>
        <w:rPr>
          <w:rFonts w:ascii="Calibri" w:hAnsi="Calibri" w:cs="Calibri"/>
          <w:sz w:val="20"/>
          <w:szCs w:val="20"/>
          <w:lang w:val="pt-BR"/>
        </w:rPr>
      </w:pPr>
      <w:r w:rsidRPr="00087CEB">
        <w:rPr>
          <w:rFonts w:ascii="Calibri" w:hAnsi="Calibri" w:cs="Calibri"/>
          <w:sz w:val="20"/>
          <w:szCs w:val="20"/>
          <w:lang w:val="pt-BR"/>
        </w:rPr>
        <w:tab/>
        <w:t xml:space="preserve">(iii)Delação dos tipos de dados afetados pelo incidente; </w:t>
      </w:r>
    </w:p>
    <w:p w14:paraId="39CBE0B3" w14:textId="77777777" w:rsidR="00087CEB" w:rsidRPr="00087CEB" w:rsidRDefault="00087CEB" w:rsidP="00087CEB">
      <w:pPr>
        <w:jc w:val="both"/>
        <w:rPr>
          <w:rFonts w:ascii="Calibri" w:hAnsi="Calibri" w:cs="Calibri"/>
          <w:sz w:val="20"/>
          <w:szCs w:val="20"/>
          <w:lang w:val="pt-BR"/>
        </w:rPr>
      </w:pPr>
      <w:r w:rsidRPr="00087CEB">
        <w:rPr>
          <w:rFonts w:ascii="Calibri" w:hAnsi="Calibri" w:cs="Calibri"/>
          <w:sz w:val="20"/>
          <w:szCs w:val="20"/>
          <w:lang w:val="pt-BR"/>
        </w:rPr>
        <w:tab/>
        <w:t>(iv)Descrição detalhada do Incidente;</w:t>
      </w:r>
    </w:p>
    <w:p w14:paraId="5D780D3D" w14:textId="77777777" w:rsidR="00087CEB" w:rsidRPr="00087CEB" w:rsidRDefault="00087CEB" w:rsidP="00087CEB">
      <w:pPr>
        <w:jc w:val="both"/>
        <w:rPr>
          <w:rFonts w:ascii="Calibri" w:hAnsi="Calibri" w:cs="Calibri"/>
          <w:sz w:val="20"/>
          <w:szCs w:val="20"/>
          <w:lang w:val="pt-BR"/>
        </w:rPr>
      </w:pPr>
      <w:r w:rsidRPr="00087CEB">
        <w:rPr>
          <w:rFonts w:ascii="Calibri" w:hAnsi="Calibri" w:cs="Calibri"/>
          <w:sz w:val="20"/>
          <w:szCs w:val="20"/>
          <w:lang w:val="pt-BR"/>
        </w:rPr>
        <w:tab/>
        <w:t>(v)Avaliação do Incidente;</w:t>
      </w:r>
    </w:p>
    <w:p w14:paraId="61A0D1AC" w14:textId="77777777" w:rsidR="00087CEB" w:rsidRPr="00087CEB" w:rsidRDefault="00087CEB" w:rsidP="00087CEB">
      <w:pPr>
        <w:jc w:val="both"/>
        <w:rPr>
          <w:rFonts w:ascii="Calibri" w:hAnsi="Calibri" w:cs="Calibri"/>
          <w:sz w:val="20"/>
          <w:szCs w:val="20"/>
          <w:lang w:val="pt-BR"/>
        </w:rPr>
      </w:pPr>
      <w:r w:rsidRPr="00087CEB">
        <w:rPr>
          <w:rFonts w:ascii="Calibri" w:hAnsi="Calibri" w:cs="Calibri"/>
          <w:sz w:val="20"/>
          <w:szCs w:val="20"/>
          <w:lang w:val="pt-BR"/>
        </w:rPr>
        <w:tab/>
        <w:t>(vi)Descrição das possíveis consequências do incidente; e</w:t>
      </w:r>
    </w:p>
    <w:p w14:paraId="71989EA1" w14:textId="77777777" w:rsidR="00087CEB" w:rsidRPr="00087CEB" w:rsidRDefault="00087CEB" w:rsidP="00087CEB">
      <w:pPr>
        <w:jc w:val="both"/>
        <w:rPr>
          <w:rFonts w:ascii="Calibri" w:hAnsi="Calibri" w:cs="Calibri"/>
          <w:sz w:val="20"/>
          <w:szCs w:val="20"/>
          <w:lang w:val="pt-BR"/>
        </w:rPr>
      </w:pPr>
      <w:r w:rsidRPr="00087CEB">
        <w:rPr>
          <w:rFonts w:ascii="Calibri" w:hAnsi="Calibri" w:cs="Calibri"/>
          <w:sz w:val="20"/>
          <w:szCs w:val="20"/>
          <w:lang w:val="pt-BR"/>
        </w:rPr>
        <w:tab/>
        <w:t>(vii) Indicação de medidas tomadas para mitigar o incidente e que estiverem sendo tomadas para reparar o dano e evitar novos incidentes.</w:t>
      </w:r>
    </w:p>
    <w:p w14:paraId="070A7CF4" w14:textId="77777777" w:rsidR="00087CEB" w:rsidRPr="00087CEB" w:rsidRDefault="00087CEB" w:rsidP="00087CEB">
      <w:pPr>
        <w:jc w:val="both"/>
        <w:rPr>
          <w:rFonts w:ascii="Calibri" w:hAnsi="Calibri" w:cs="Calibri"/>
          <w:sz w:val="20"/>
          <w:szCs w:val="20"/>
          <w:lang w:val="pt-BR"/>
        </w:rPr>
      </w:pPr>
    </w:p>
    <w:p w14:paraId="386856DC" w14:textId="77777777" w:rsidR="00087CEB" w:rsidRPr="00087CEB" w:rsidRDefault="00087CEB" w:rsidP="00087CEB">
      <w:pPr>
        <w:jc w:val="both"/>
        <w:rPr>
          <w:rFonts w:ascii="Calibri" w:hAnsi="Calibri" w:cs="Calibri"/>
          <w:sz w:val="20"/>
          <w:szCs w:val="20"/>
          <w:lang w:val="pt-BR"/>
        </w:rPr>
      </w:pPr>
      <w:r w:rsidRPr="00087CEB">
        <w:rPr>
          <w:rFonts w:ascii="Calibri" w:hAnsi="Calibri" w:cs="Calibri"/>
          <w:sz w:val="20"/>
          <w:szCs w:val="20"/>
          <w:lang w:val="pt-BR"/>
        </w:rPr>
        <w:t>CLÁUSULA QUARTA – DAS OBRIGAÇÕES DO CONTRATADO</w:t>
      </w:r>
    </w:p>
    <w:p w14:paraId="15D914EF" w14:textId="77777777" w:rsidR="00087CEB" w:rsidRPr="00087CEB" w:rsidRDefault="00087CEB" w:rsidP="00087CEB">
      <w:pPr>
        <w:jc w:val="both"/>
        <w:rPr>
          <w:rFonts w:ascii="Calibri" w:hAnsi="Calibri" w:cs="Calibri"/>
          <w:sz w:val="20"/>
          <w:szCs w:val="20"/>
          <w:lang w:val="pt-BR"/>
        </w:rPr>
      </w:pPr>
    </w:p>
    <w:p w14:paraId="4404D497" w14:textId="77777777" w:rsidR="00087CEB" w:rsidRPr="00087CEB" w:rsidRDefault="00087CEB" w:rsidP="00087CEB">
      <w:pPr>
        <w:jc w:val="both"/>
        <w:rPr>
          <w:rFonts w:ascii="Calibri" w:hAnsi="Calibri" w:cs="Calibri"/>
          <w:sz w:val="20"/>
          <w:szCs w:val="20"/>
          <w:lang w:val="pt-BR"/>
        </w:rPr>
      </w:pPr>
      <w:r w:rsidRPr="00087CEB">
        <w:rPr>
          <w:rFonts w:ascii="Calibri" w:hAnsi="Calibri" w:cs="Calibri"/>
          <w:sz w:val="20"/>
          <w:szCs w:val="20"/>
          <w:lang w:val="pt-BR"/>
        </w:rPr>
        <w:t>4.1. Em razão da prestação de serviços, o Contratado se obriga a:</w:t>
      </w:r>
    </w:p>
    <w:p w14:paraId="085C6E70" w14:textId="77777777" w:rsidR="00087CEB" w:rsidRPr="00087CEB" w:rsidRDefault="00087CEB" w:rsidP="00087CEB">
      <w:pPr>
        <w:spacing w:line="259" w:lineRule="auto"/>
        <w:jc w:val="both"/>
        <w:rPr>
          <w:rFonts w:ascii="Calibri" w:hAnsi="Calibri" w:cs="Calibri"/>
          <w:sz w:val="20"/>
          <w:szCs w:val="20"/>
          <w:lang w:val="pt-BR"/>
        </w:rPr>
      </w:pPr>
      <w:r w:rsidRPr="00087CEB">
        <w:rPr>
          <w:rFonts w:ascii="Calibri" w:hAnsi="Calibri" w:cs="Calibri"/>
          <w:sz w:val="20"/>
          <w:szCs w:val="20"/>
          <w:lang w:val="pt-BR"/>
        </w:rPr>
        <w:tab/>
        <w:t xml:space="preserve">- Manter um programa de segurança da informação adequado às complexidades da natureza e âmbito das suas atividades e à sensibilidade das informações que acessar, processar, transacionar e/ou armazenar; </w:t>
      </w:r>
    </w:p>
    <w:p w14:paraId="5D058066" w14:textId="77777777" w:rsidR="00087CEB" w:rsidRPr="00087CEB" w:rsidRDefault="00087CEB" w:rsidP="00087CEB">
      <w:pPr>
        <w:spacing w:line="259" w:lineRule="auto"/>
        <w:jc w:val="both"/>
        <w:rPr>
          <w:rFonts w:ascii="Calibri" w:hAnsi="Calibri" w:cs="Calibri"/>
          <w:sz w:val="20"/>
          <w:szCs w:val="20"/>
          <w:lang w:val="pt-BR"/>
        </w:rPr>
      </w:pPr>
      <w:r w:rsidRPr="00087CEB">
        <w:rPr>
          <w:rFonts w:ascii="Calibri" w:hAnsi="Calibri" w:cs="Calibri"/>
          <w:sz w:val="20"/>
          <w:szCs w:val="20"/>
          <w:lang w:val="pt-BR"/>
        </w:rPr>
        <w:tab/>
        <w:t>- Implementar uma Política de senhas e auditorias internas;</w:t>
      </w:r>
    </w:p>
    <w:p w14:paraId="371BAE5C" w14:textId="77777777" w:rsidR="00087CEB" w:rsidRPr="00087CEB" w:rsidRDefault="00087CEB" w:rsidP="00087CEB">
      <w:pPr>
        <w:spacing w:line="259" w:lineRule="auto"/>
        <w:jc w:val="both"/>
        <w:rPr>
          <w:rFonts w:ascii="Calibri" w:hAnsi="Calibri" w:cs="Calibri"/>
          <w:sz w:val="20"/>
          <w:szCs w:val="20"/>
          <w:lang w:val="pt-BR"/>
        </w:rPr>
      </w:pPr>
      <w:r w:rsidRPr="00087CEB">
        <w:rPr>
          <w:rFonts w:ascii="Calibri" w:hAnsi="Calibri" w:cs="Calibri"/>
          <w:sz w:val="20"/>
          <w:szCs w:val="20"/>
          <w:lang w:val="pt-BR"/>
        </w:rPr>
        <w:tab/>
        <w:t>- Contar com procedimentos regulares de armazenamento e revisão de logs e disponibilizar quando solicitado pela Contratante em até 48 (quarenta e oito) horas, corridas a partir de sua solicitação;</w:t>
      </w:r>
    </w:p>
    <w:p w14:paraId="3BFCC914" w14:textId="77777777" w:rsidR="00087CEB" w:rsidRPr="00087CEB" w:rsidRDefault="00087CEB" w:rsidP="00087CEB">
      <w:pPr>
        <w:spacing w:line="259" w:lineRule="auto"/>
        <w:jc w:val="both"/>
        <w:rPr>
          <w:rFonts w:ascii="Calibri" w:hAnsi="Calibri" w:cs="Calibri"/>
          <w:sz w:val="20"/>
          <w:szCs w:val="20"/>
          <w:lang w:val="pt-BR"/>
        </w:rPr>
      </w:pPr>
      <w:r w:rsidRPr="00087CEB">
        <w:rPr>
          <w:rFonts w:ascii="Calibri" w:hAnsi="Calibri" w:cs="Calibri"/>
          <w:sz w:val="20"/>
          <w:szCs w:val="20"/>
          <w:lang w:val="pt-BR"/>
        </w:rPr>
        <w:tab/>
        <w:t>- Realizar a monitoração do ambiente contra ameaças e eventos anômalos ao funcionamento normal dos sistemas, gerando alertas, classificando-os e registrando-os em forma de incidente e/ou não conformidades;</w:t>
      </w:r>
    </w:p>
    <w:p w14:paraId="6BBACCF2" w14:textId="77777777" w:rsidR="00087CEB" w:rsidRPr="00087CEB" w:rsidRDefault="00087CEB" w:rsidP="00087CEB">
      <w:pPr>
        <w:spacing w:line="259" w:lineRule="auto"/>
        <w:jc w:val="both"/>
        <w:rPr>
          <w:rFonts w:ascii="Calibri" w:hAnsi="Calibri" w:cs="Calibri"/>
          <w:sz w:val="20"/>
          <w:szCs w:val="20"/>
          <w:lang w:val="pt-BR"/>
        </w:rPr>
      </w:pPr>
      <w:r w:rsidRPr="00087CEB">
        <w:rPr>
          <w:rFonts w:ascii="Calibri" w:hAnsi="Calibri" w:cs="Calibri"/>
          <w:sz w:val="20"/>
          <w:szCs w:val="20"/>
          <w:lang w:val="pt-BR"/>
        </w:rPr>
        <w:tab/>
        <w:t>- Utilizar as versões mais recentes disponíveis do sistema operacional, antivírus e aplicativos, que sejam referências de mercado e que sejam utilizados pela Contratante;</w:t>
      </w:r>
    </w:p>
    <w:p w14:paraId="78554118" w14:textId="77777777" w:rsidR="00087CEB" w:rsidRPr="00087CEB" w:rsidRDefault="00087CEB" w:rsidP="00087CEB">
      <w:pPr>
        <w:spacing w:line="259" w:lineRule="auto"/>
        <w:jc w:val="both"/>
        <w:rPr>
          <w:rFonts w:ascii="Calibri" w:hAnsi="Calibri" w:cs="Calibri"/>
          <w:sz w:val="20"/>
          <w:szCs w:val="20"/>
          <w:lang w:val="pt-BR"/>
        </w:rPr>
      </w:pPr>
      <w:r w:rsidRPr="00087CEB">
        <w:rPr>
          <w:rFonts w:ascii="Calibri" w:hAnsi="Calibri" w:cs="Calibri"/>
          <w:sz w:val="20"/>
          <w:szCs w:val="20"/>
          <w:lang w:val="pt-BR"/>
        </w:rPr>
        <w:tab/>
        <w:t>- Contar com uma política de segurança de informação vigente e atualizada, aplicável aos seus funcionários, parceiros, terceiros e fornecedores que permita salvaguardar e garantir a segurança da informação confidencial acessada;</w:t>
      </w:r>
    </w:p>
    <w:p w14:paraId="79AF262F" w14:textId="77777777" w:rsidR="00087CEB" w:rsidRPr="00087CEB" w:rsidRDefault="00087CEB" w:rsidP="00087CEB">
      <w:pPr>
        <w:spacing w:line="259" w:lineRule="auto"/>
        <w:jc w:val="both"/>
        <w:rPr>
          <w:rFonts w:ascii="Calibri" w:hAnsi="Calibri" w:cs="Calibri"/>
          <w:sz w:val="20"/>
          <w:szCs w:val="20"/>
          <w:lang w:val="pt-BR"/>
        </w:rPr>
      </w:pPr>
      <w:r w:rsidRPr="00087CEB">
        <w:rPr>
          <w:rFonts w:ascii="Calibri" w:hAnsi="Calibri" w:cs="Calibri"/>
          <w:sz w:val="20"/>
          <w:szCs w:val="20"/>
          <w:lang w:val="pt-BR"/>
        </w:rPr>
        <w:tab/>
        <w:t xml:space="preserve">- Manter um programa anual de conscientização das boas práticas de segurança; </w:t>
      </w:r>
    </w:p>
    <w:p w14:paraId="4F58CBA4" w14:textId="77777777" w:rsidR="00087CEB" w:rsidRPr="00087CEB" w:rsidRDefault="00087CEB" w:rsidP="00087CEB">
      <w:pPr>
        <w:spacing w:line="259" w:lineRule="auto"/>
        <w:jc w:val="both"/>
        <w:rPr>
          <w:rFonts w:ascii="Calibri" w:hAnsi="Calibri" w:cs="Calibri"/>
          <w:sz w:val="20"/>
          <w:szCs w:val="20"/>
          <w:lang w:val="pt-BR"/>
        </w:rPr>
      </w:pPr>
      <w:r w:rsidRPr="00087CEB">
        <w:rPr>
          <w:rFonts w:ascii="Calibri" w:hAnsi="Calibri" w:cs="Calibri"/>
          <w:sz w:val="20"/>
          <w:szCs w:val="20"/>
          <w:lang w:val="pt-BR"/>
        </w:rPr>
        <w:tab/>
        <w:t>- Utilizar os servidores e/ou sistemas e/ou Dados do Grupo Edenred apenas com a finalidade de cumprir o objeto deste Contrato e na medida estritamente necessária para o Uso Autorizado, sob nenhuma hipótese, sem autorização prévia e expressa do Grupo Edenred, em especial:</w:t>
      </w:r>
    </w:p>
    <w:p w14:paraId="1C892214" w14:textId="77777777" w:rsidR="00087CEB" w:rsidRPr="00087CEB" w:rsidRDefault="00087CEB" w:rsidP="00087CEB">
      <w:pPr>
        <w:spacing w:line="259" w:lineRule="auto"/>
        <w:jc w:val="both"/>
        <w:rPr>
          <w:rFonts w:ascii="Calibri" w:hAnsi="Calibri" w:cs="Calibri"/>
          <w:sz w:val="20"/>
          <w:szCs w:val="20"/>
          <w:lang w:val="pt-BR"/>
        </w:rPr>
      </w:pPr>
      <w:r w:rsidRPr="00087CEB">
        <w:rPr>
          <w:rFonts w:ascii="Calibri" w:hAnsi="Calibri" w:cs="Calibri"/>
          <w:sz w:val="20"/>
          <w:szCs w:val="20"/>
          <w:lang w:val="pt-BR"/>
        </w:rPr>
        <w:tab/>
        <w:t>- Não permitir a utilização ou a conexão aos servidores e/ou sistemas e/ou Dados do Grupo Edenred a terceiros e Usuários da Contratante, com exceção dos Usuários Autorizados;</w:t>
      </w:r>
    </w:p>
    <w:p w14:paraId="53ED2864" w14:textId="77777777" w:rsidR="00087CEB" w:rsidRPr="00087CEB" w:rsidRDefault="00087CEB" w:rsidP="00087CEB">
      <w:pPr>
        <w:spacing w:line="259" w:lineRule="auto"/>
        <w:jc w:val="both"/>
        <w:rPr>
          <w:rFonts w:ascii="Calibri" w:hAnsi="Calibri" w:cs="Calibri"/>
          <w:sz w:val="20"/>
          <w:szCs w:val="20"/>
          <w:lang w:val="pt-BR"/>
        </w:rPr>
      </w:pPr>
      <w:r w:rsidRPr="00087CEB">
        <w:rPr>
          <w:rFonts w:ascii="Calibri" w:hAnsi="Calibri" w:cs="Calibri"/>
          <w:sz w:val="20"/>
          <w:szCs w:val="20"/>
          <w:lang w:val="pt-BR"/>
        </w:rPr>
        <w:tab/>
        <w:t>- Não Modificar de qualquer forma os servidores e/ou sistemas e/ou Dados do Grupo Edenred ou comprometer de outra maneira sua integridade e disponibilidade;</w:t>
      </w:r>
    </w:p>
    <w:p w14:paraId="4C3356F9" w14:textId="77777777" w:rsidR="00087CEB" w:rsidRPr="00087CEB" w:rsidRDefault="00087CEB" w:rsidP="00087CEB">
      <w:pPr>
        <w:spacing w:line="259" w:lineRule="auto"/>
        <w:jc w:val="both"/>
        <w:rPr>
          <w:rFonts w:ascii="Calibri" w:hAnsi="Calibri" w:cs="Calibri"/>
          <w:sz w:val="20"/>
          <w:szCs w:val="20"/>
          <w:lang w:val="pt-BR"/>
        </w:rPr>
      </w:pPr>
      <w:r w:rsidRPr="00087CEB">
        <w:rPr>
          <w:rFonts w:ascii="Calibri" w:hAnsi="Calibri" w:cs="Calibri"/>
          <w:sz w:val="20"/>
          <w:szCs w:val="20"/>
          <w:lang w:val="pt-BR"/>
        </w:rPr>
        <w:tab/>
        <w:t xml:space="preserve">- Não Copiar, duplicar ou reproduzir de qualquer outra forma, no todo ou em parte, os Dados no formato e por qualquer meio (exceto cópias eletrônicas temporárias e efêmeras que sejam incidentais e necessariamente do Uso Autorizado e das operações de realização de backups relacionados ao Uso Autorizado). </w:t>
      </w:r>
    </w:p>
    <w:p w14:paraId="689C75B5" w14:textId="77777777" w:rsidR="00087CEB" w:rsidRPr="00087CEB" w:rsidRDefault="00087CEB" w:rsidP="00087CEB">
      <w:pPr>
        <w:pStyle w:val="Corpodetexto"/>
        <w:jc w:val="both"/>
        <w:rPr>
          <w:rFonts w:ascii="Calibri" w:hAnsi="Calibri" w:cs="Calibri"/>
          <w:sz w:val="20"/>
          <w:szCs w:val="20"/>
          <w:lang w:val="pt-BR"/>
        </w:rPr>
      </w:pPr>
    </w:p>
    <w:p w14:paraId="555C8622" w14:textId="77777777" w:rsidR="00087CEB" w:rsidRPr="00087CEB" w:rsidRDefault="00087CEB" w:rsidP="00087CEB">
      <w:pPr>
        <w:jc w:val="both"/>
        <w:rPr>
          <w:rFonts w:ascii="Calibri" w:hAnsi="Calibri" w:cs="Calibri"/>
          <w:sz w:val="20"/>
          <w:szCs w:val="20"/>
          <w:lang w:val="pt-BR"/>
        </w:rPr>
      </w:pPr>
      <w:r w:rsidRPr="00087CEB">
        <w:rPr>
          <w:rFonts w:ascii="Calibri" w:hAnsi="Calibri" w:cs="Calibri"/>
          <w:sz w:val="20"/>
          <w:szCs w:val="20"/>
          <w:lang w:val="pt-BR"/>
        </w:rPr>
        <w:t xml:space="preserve">4.2. Para a contratação de serviços de processamento e armazenamento de dados e de computação modo tradicional ou nuvem: </w:t>
      </w:r>
    </w:p>
    <w:p w14:paraId="599296F9" w14:textId="77777777" w:rsidR="00087CEB" w:rsidRPr="00087CEB" w:rsidRDefault="00087CEB" w:rsidP="00087CEB">
      <w:pPr>
        <w:jc w:val="both"/>
        <w:rPr>
          <w:rFonts w:ascii="Calibri" w:hAnsi="Calibri" w:cs="Calibri"/>
          <w:sz w:val="20"/>
          <w:szCs w:val="20"/>
          <w:lang w:val="pt-BR"/>
        </w:rPr>
      </w:pPr>
      <w:r w:rsidRPr="00087CEB">
        <w:rPr>
          <w:rFonts w:ascii="Calibri" w:hAnsi="Calibri" w:cs="Calibri"/>
          <w:sz w:val="20"/>
          <w:szCs w:val="20"/>
          <w:lang w:val="pt-BR"/>
        </w:rPr>
        <w:tab/>
        <w:t>a. Implementar procedimentos e controles adequados com base nas melhores práticas de mercado, tais como ISO27001, ISO22301, NIST 800-53, PCI DSS mas não se limitando a esses. Os procedimentos e os controles devem abranger, incluindo, mas não se limitando, a autenticação, a criptografia, a prevenção e a detecção de intrusão, a prevenção de vazamento de informações, a realização periódica de testes e varreduras para detecção de vulnerabilidades, a proteção contra softwares maliciosos, o estabelecimento de mecanismos de rastreabilidade, os controles de acesso e de segmentação da rede de computadores e a manutenção de cópias de segurança dos dados e das informações;</w:t>
      </w:r>
    </w:p>
    <w:p w14:paraId="67B6B961" w14:textId="77777777" w:rsidR="00087CEB" w:rsidRPr="00087CEB" w:rsidRDefault="00087CEB" w:rsidP="00087CEB">
      <w:pPr>
        <w:jc w:val="both"/>
        <w:rPr>
          <w:rFonts w:ascii="Calibri" w:hAnsi="Calibri" w:cs="Calibri"/>
          <w:sz w:val="20"/>
          <w:szCs w:val="20"/>
          <w:lang w:val="pt-BR"/>
        </w:rPr>
      </w:pPr>
      <w:r w:rsidRPr="00087CEB">
        <w:rPr>
          <w:rFonts w:ascii="Calibri" w:hAnsi="Calibri" w:cs="Calibri"/>
          <w:sz w:val="20"/>
          <w:szCs w:val="20"/>
          <w:lang w:val="pt-BR"/>
        </w:rPr>
        <w:tab/>
        <w:t xml:space="preserve">b. o Contratado deve possuir plano de respostas a incidentes com RCA (Root Cause Analysis) e notificação </w:t>
      </w:r>
      <w:r w:rsidRPr="00087CEB">
        <w:rPr>
          <w:rFonts w:ascii="Calibri" w:hAnsi="Calibri" w:cs="Calibri"/>
          <w:sz w:val="20"/>
          <w:szCs w:val="20"/>
          <w:lang w:val="pt-BR"/>
        </w:rPr>
        <w:lastRenderedPageBreak/>
        <w:t>em até 48 (quarenta e oito) horas corridas a partir do momento que o incidente teve início à Contratante;</w:t>
      </w:r>
    </w:p>
    <w:p w14:paraId="67F29FCB" w14:textId="77777777" w:rsidR="00087CEB" w:rsidRPr="00087CEB" w:rsidRDefault="00087CEB" w:rsidP="00087CEB">
      <w:pPr>
        <w:jc w:val="both"/>
        <w:rPr>
          <w:rFonts w:ascii="Calibri" w:hAnsi="Calibri" w:cs="Calibri"/>
          <w:sz w:val="20"/>
          <w:szCs w:val="20"/>
          <w:lang w:val="pt-BR"/>
        </w:rPr>
      </w:pPr>
      <w:r w:rsidRPr="00087CEB">
        <w:rPr>
          <w:rFonts w:ascii="Calibri" w:hAnsi="Calibri" w:cs="Calibri"/>
          <w:sz w:val="20"/>
          <w:szCs w:val="20"/>
          <w:lang w:val="pt-BR"/>
        </w:rPr>
        <w:tab/>
        <w:t>c. Permitir que a Contratante realize auditorias nos processos e controles relevantes ao processamento, armazenamento e controle de dados do Contratado, e demais aspectos pertinentes a segurança da informação mediante aviso prévio de 30 (dias) bem como o Contratado deverá disponibilizar recursos profissionais para atender e evidenciar os controles aplicados;</w:t>
      </w:r>
    </w:p>
    <w:p w14:paraId="61E91B9D" w14:textId="77777777" w:rsidR="00087CEB" w:rsidRPr="00087CEB" w:rsidRDefault="00087CEB" w:rsidP="00087CEB">
      <w:pPr>
        <w:jc w:val="both"/>
        <w:rPr>
          <w:rFonts w:ascii="Calibri" w:hAnsi="Calibri" w:cs="Calibri"/>
          <w:sz w:val="20"/>
          <w:szCs w:val="20"/>
          <w:lang w:val="pt-BR"/>
        </w:rPr>
      </w:pPr>
      <w:r w:rsidRPr="00087CEB">
        <w:rPr>
          <w:rFonts w:ascii="Calibri" w:hAnsi="Calibri" w:cs="Calibri"/>
          <w:sz w:val="20"/>
          <w:szCs w:val="20"/>
          <w:lang w:val="pt-BR"/>
        </w:rPr>
        <w:tab/>
      </w:r>
      <w:r w:rsidRPr="00087CEB">
        <w:rPr>
          <w:rFonts w:ascii="Calibri" w:hAnsi="Calibri" w:cs="Calibri"/>
          <w:sz w:val="20"/>
          <w:szCs w:val="20"/>
          <w:lang w:val="pt-BR"/>
        </w:rPr>
        <w:tab/>
        <w:t>c1. O Contratado em caso de insuficiência ou inexistência dos controles adequados, deverá apresentar plano de remediação em prazo determinado entre as partes. Os planos apresentados deverão ser implementados em período acordado entre as Partes.</w:t>
      </w:r>
    </w:p>
    <w:p w14:paraId="46D55351" w14:textId="77777777" w:rsidR="00087CEB" w:rsidRPr="00087CEB" w:rsidRDefault="00087CEB" w:rsidP="00087CEB">
      <w:pPr>
        <w:jc w:val="both"/>
        <w:rPr>
          <w:rFonts w:ascii="Calibri" w:hAnsi="Calibri" w:cs="Calibri"/>
          <w:sz w:val="20"/>
          <w:szCs w:val="20"/>
          <w:lang w:val="pt-BR"/>
        </w:rPr>
      </w:pPr>
      <w:r w:rsidRPr="00087CEB">
        <w:rPr>
          <w:rFonts w:ascii="Calibri" w:hAnsi="Calibri" w:cs="Calibri"/>
          <w:sz w:val="20"/>
          <w:szCs w:val="20"/>
          <w:lang w:val="pt-BR"/>
        </w:rPr>
        <w:tab/>
        <w:t xml:space="preserve">d. O Contratado deve possuir planos de recuperação de desastres, bem como plano de continuidade de negócios e evidenciar a realização de testes periódicos;  </w:t>
      </w:r>
    </w:p>
    <w:p w14:paraId="00EA18E1" w14:textId="77777777" w:rsidR="00087CEB" w:rsidRPr="00087CEB" w:rsidRDefault="00087CEB" w:rsidP="00087CEB">
      <w:pPr>
        <w:jc w:val="both"/>
        <w:rPr>
          <w:rFonts w:ascii="Calibri" w:hAnsi="Calibri" w:cs="Calibri"/>
          <w:sz w:val="20"/>
          <w:szCs w:val="20"/>
          <w:lang w:val="pt-BR"/>
        </w:rPr>
      </w:pPr>
      <w:r w:rsidRPr="00087CEB">
        <w:rPr>
          <w:rFonts w:ascii="Calibri" w:hAnsi="Calibri" w:cs="Calibri"/>
          <w:sz w:val="20"/>
          <w:szCs w:val="20"/>
          <w:lang w:val="pt-BR"/>
        </w:rPr>
        <w:tab/>
        <w:t>e. Apresentar capacidade de infraestrutura, atendimento e disponibilidade ao objeto deste contrato sabendo que pode ser avaliado a qualquer momento pelo contratante.</w:t>
      </w:r>
    </w:p>
    <w:p w14:paraId="2FC92A09" w14:textId="77777777" w:rsidR="00087CEB" w:rsidRPr="00087CEB" w:rsidRDefault="00087CEB" w:rsidP="00087CEB">
      <w:pPr>
        <w:jc w:val="both"/>
        <w:rPr>
          <w:rFonts w:ascii="Calibri" w:hAnsi="Calibri" w:cs="Calibri"/>
          <w:sz w:val="20"/>
          <w:szCs w:val="20"/>
          <w:lang w:val="pt-BR"/>
        </w:rPr>
      </w:pPr>
      <w:r w:rsidRPr="00087CEB">
        <w:rPr>
          <w:rFonts w:ascii="Calibri" w:hAnsi="Calibri" w:cs="Calibri"/>
          <w:sz w:val="20"/>
          <w:szCs w:val="20"/>
          <w:lang w:val="pt-BR"/>
        </w:rPr>
        <w:tab/>
        <w:t>f. Notificar a Contratante com 30 (trinta) dias de antecedência via interlocutor principal da Unidade de Negócios que originou o contrato e/ou a área de Segurança da Informação que haverá mudança de localidade física e/ou em nuvem do local ao qual os dados da Contratante são armazenados e processados, bem como registrar o local físico e/ou em nuvem no início de relacionamento.</w:t>
      </w:r>
    </w:p>
    <w:p w14:paraId="535E5AE2" w14:textId="77777777" w:rsidR="00087CEB" w:rsidRPr="00087CEB" w:rsidRDefault="00087CEB" w:rsidP="00087CEB">
      <w:pPr>
        <w:jc w:val="both"/>
        <w:rPr>
          <w:rFonts w:ascii="Calibri" w:hAnsi="Calibri" w:cs="Calibri"/>
          <w:sz w:val="20"/>
          <w:szCs w:val="20"/>
          <w:lang w:val="pt-BR"/>
        </w:rPr>
      </w:pPr>
      <w:r w:rsidRPr="00087CEB">
        <w:rPr>
          <w:rFonts w:ascii="Calibri" w:hAnsi="Calibri" w:cs="Calibri"/>
          <w:sz w:val="20"/>
          <w:szCs w:val="20"/>
          <w:lang w:val="pt-BR"/>
        </w:rPr>
        <w:tab/>
        <w:t>g. Notificar, em caso de subcontratação de serviços de processamento e/ou armazenamento dos dados da Contratante, salvo nos casos de atividades essenciais para a execução do objeto aqui contratado.</w:t>
      </w:r>
    </w:p>
    <w:p w14:paraId="65D17D9B" w14:textId="77777777" w:rsidR="00087CEB" w:rsidRPr="00087CEB" w:rsidRDefault="00087CEB" w:rsidP="00087CEB">
      <w:pPr>
        <w:pStyle w:val="Corpodetexto"/>
        <w:spacing w:after="0"/>
        <w:jc w:val="both"/>
        <w:rPr>
          <w:rFonts w:ascii="Calibri" w:hAnsi="Calibri" w:cs="Calibri"/>
          <w:sz w:val="20"/>
          <w:szCs w:val="20"/>
          <w:lang w:val="pt-BR"/>
        </w:rPr>
      </w:pPr>
    </w:p>
    <w:p w14:paraId="30CCA23D" w14:textId="77777777" w:rsidR="00087CEB" w:rsidRPr="00087CEB" w:rsidRDefault="00087CEB" w:rsidP="00087CEB">
      <w:pPr>
        <w:jc w:val="both"/>
        <w:rPr>
          <w:rFonts w:ascii="Calibri" w:hAnsi="Calibri" w:cs="Calibri"/>
          <w:sz w:val="20"/>
          <w:szCs w:val="20"/>
          <w:lang w:val="pt-BR"/>
        </w:rPr>
      </w:pPr>
      <w:r w:rsidRPr="00087CEB">
        <w:rPr>
          <w:rFonts w:ascii="Calibri" w:hAnsi="Calibri" w:cs="Calibri"/>
          <w:sz w:val="20"/>
          <w:szCs w:val="20"/>
          <w:lang w:val="pt-BR"/>
        </w:rPr>
        <w:t>4.3. Para serviços em nuvem e/ou modelo tradicional no exterior:</w:t>
      </w:r>
    </w:p>
    <w:p w14:paraId="3578CC76" w14:textId="77777777" w:rsidR="00087CEB" w:rsidRPr="00087CEB" w:rsidRDefault="00087CEB" w:rsidP="00087CEB">
      <w:pPr>
        <w:jc w:val="both"/>
        <w:rPr>
          <w:rFonts w:ascii="Calibri" w:hAnsi="Calibri" w:cs="Calibri"/>
          <w:sz w:val="20"/>
          <w:szCs w:val="20"/>
          <w:lang w:val="pt-BR"/>
        </w:rPr>
      </w:pPr>
      <w:r w:rsidRPr="00087CEB">
        <w:rPr>
          <w:rFonts w:ascii="Calibri" w:hAnsi="Calibri" w:cs="Calibri"/>
          <w:sz w:val="20"/>
          <w:szCs w:val="20"/>
          <w:lang w:val="pt-BR"/>
        </w:rPr>
        <w:tab/>
        <w:t>a. Em se tratando de contratação de serviços de processamento, armazenamento de dados e de computação em nuvem e/ou modelo tradicional no exterior, o Contratado deverá cumprir os seguintes requisitos:</w:t>
      </w:r>
    </w:p>
    <w:p w14:paraId="76489D96" w14:textId="77777777" w:rsidR="00087CEB" w:rsidRPr="00087CEB" w:rsidRDefault="00087CEB" w:rsidP="00087CEB">
      <w:pPr>
        <w:rPr>
          <w:rFonts w:ascii="Calibri" w:hAnsi="Calibri" w:cs="Calibri"/>
          <w:sz w:val="20"/>
          <w:szCs w:val="20"/>
          <w:lang w:val="pt-BR"/>
        </w:rPr>
      </w:pPr>
      <w:r w:rsidRPr="00087CEB">
        <w:rPr>
          <w:rFonts w:ascii="Calibri" w:hAnsi="Calibri" w:cs="Calibri"/>
          <w:sz w:val="20"/>
          <w:szCs w:val="20"/>
          <w:lang w:val="pt-BR"/>
        </w:rPr>
        <w:tab/>
        <w:t xml:space="preserve">b. Informar previamente à Contratante os países e suas regiões onde os serviços poderão ser </w:t>
      </w:r>
      <w:r w:rsidRPr="00087CEB">
        <w:rPr>
          <w:rFonts w:ascii="Calibri" w:hAnsi="Calibri" w:cs="Calibri"/>
          <w:sz w:val="20"/>
          <w:szCs w:val="20"/>
          <w:lang w:val="pt-BR"/>
        </w:rPr>
        <w:t>hospedados, prestados e onde os dados poderão ser armazenados, processados e gerenciados, observando o prazo mínimo de 30 (dias) dias antes da alteração do serviço de nuvem e/ou modelo tradicional;</w:t>
      </w:r>
    </w:p>
    <w:p w14:paraId="5AD271B6" w14:textId="77777777" w:rsidR="00087CEB" w:rsidRPr="00087CEB" w:rsidRDefault="00087CEB" w:rsidP="00087CEB">
      <w:pPr>
        <w:rPr>
          <w:rFonts w:ascii="Calibri" w:hAnsi="Calibri" w:cs="Calibri"/>
          <w:sz w:val="20"/>
          <w:szCs w:val="20"/>
          <w:lang w:val="pt-BR"/>
        </w:rPr>
      </w:pPr>
      <w:r w:rsidRPr="00087CEB">
        <w:rPr>
          <w:rFonts w:ascii="Calibri" w:hAnsi="Calibri" w:cs="Calibri"/>
          <w:sz w:val="20"/>
          <w:szCs w:val="20"/>
          <w:lang w:val="pt-BR"/>
        </w:rPr>
        <w:tab/>
        <w:t>c. Informar previamente à Contratante, caso haja alterações contratuais que impliquem em modificação das informações dos serviços de processamento, armazenamento de dados e de computação em nuvem e/ou modelo tradicional, observando o prazo mínimo de 60 (sessenta) dias antes desta alteração;</w:t>
      </w:r>
    </w:p>
    <w:p w14:paraId="56613473" w14:textId="77777777" w:rsidR="00087CEB" w:rsidRPr="00087CEB" w:rsidRDefault="00087CEB" w:rsidP="00087CEB">
      <w:pPr>
        <w:rPr>
          <w:rFonts w:ascii="Calibri" w:hAnsi="Calibri" w:cs="Calibri"/>
          <w:sz w:val="20"/>
          <w:szCs w:val="20"/>
          <w:lang w:val="pt-BR"/>
        </w:rPr>
      </w:pPr>
      <w:r w:rsidRPr="00087CEB">
        <w:rPr>
          <w:rFonts w:ascii="Calibri" w:hAnsi="Calibri" w:cs="Calibri"/>
          <w:sz w:val="20"/>
          <w:szCs w:val="20"/>
          <w:lang w:val="pt-BR"/>
        </w:rPr>
        <w:tab/>
        <w:t>d. Assegurar que a prestação dos serviços não cause prejuízos ao funcionamento da Contratante, devendo cumprir com os requisitos aqui estipulados, bem como com eventuais comunicações realizadas por esta.</w:t>
      </w:r>
    </w:p>
    <w:p w14:paraId="6A25F7BE" w14:textId="77777777" w:rsidR="00087CEB" w:rsidRPr="00087CEB" w:rsidRDefault="00087CEB" w:rsidP="00087CEB">
      <w:pPr>
        <w:rPr>
          <w:rFonts w:ascii="Calibri" w:hAnsi="Calibri" w:cs="Calibri"/>
          <w:sz w:val="20"/>
          <w:szCs w:val="20"/>
          <w:lang w:val="pt-BR"/>
        </w:rPr>
      </w:pPr>
    </w:p>
    <w:p w14:paraId="4D9E174E" w14:textId="77777777" w:rsidR="00087CEB" w:rsidRPr="00087CEB" w:rsidRDefault="00087CEB" w:rsidP="00087CEB">
      <w:pPr>
        <w:rPr>
          <w:rFonts w:ascii="Calibri" w:hAnsi="Calibri" w:cs="Calibri"/>
          <w:sz w:val="20"/>
          <w:szCs w:val="20"/>
          <w:lang w:val="pt-BR"/>
        </w:rPr>
      </w:pPr>
      <w:r w:rsidRPr="00087CEB">
        <w:rPr>
          <w:rFonts w:ascii="Calibri" w:hAnsi="Calibri" w:cs="Calibri"/>
          <w:sz w:val="20"/>
          <w:szCs w:val="20"/>
          <w:lang w:val="pt-BR"/>
        </w:rPr>
        <w:t>CLÁUSULA QUINTA – DAS RESPONSABLIDADES</w:t>
      </w:r>
    </w:p>
    <w:p w14:paraId="44F0D8A9" w14:textId="77777777" w:rsidR="00087CEB" w:rsidRPr="00087CEB" w:rsidRDefault="00087CEB" w:rsidP="00087CEB">
      <w:pPr>
        <w:rPr>
          <w:rFonts w:ascii="Calibri" w:hAnsi="Calibri" w:cs="Calibri"/>
          <w:sz w:val="20"/>
          <w:szCs w:val="20"/>
          <w:lang w:val="pt-BR"/>
        </w:rPr>
      </w:pPr>
    </w:p>
    <w:p w14:paraId="66B4B69D" w14:textId="77777777" w:rsidR="00087CEB" w:rsidRPr="00087CEB" w:rsidRDefault="00087CEB" w:rsidP="00087CEB">
      <w:pPr>
        <w:rPr>
          <w:rFonts w:ascii="Calibri" w:hAnsi="Calibri" w:cs="Calibri"/>
          <w:sz w:val="20"/>
          <w:szCs w:val="20"/>
          <w:lang w:val="pt-BR"/>
        </w:rPr>
      </w:pPr>
      <w:r w:rsidRPr="00087CEB">
        <w:rPr>
          <w:rFonts w:ascii="Calibri" w:hAnsi="Calibri" w:cs="Calibri"/>
          <w:sz w:val="20"/>
          <w:szCs w:val="20"/>
          <w:lang w:val="pt-BR"/>
        </w:rPr>
        <w:t xml:space="preserve">5.1. Na hipótese de o Contratado vier, comprovadamente, causar prejuízo à Contratante, seus empregados, colaborares, terceiros e/ou qualquer pessoa deverá restituir todos os prejuízos comprovadamente causados por sua culpa exclusiva, independente de litígio. </w:t>
      </w:r>
    </w:p>
    <w:p w14:paraId="3DCEA277" w14:textId="77777777" w:rsidR="00087CEB" w:rsidRPr="00087CEB" w:rsidRDefault="00087CEB" w:rsidP="00087CEB">
      <w:pPr>
        <w:pStyle w:val="Corpodetexto"/>
        <w:spacing w:after="0"/>
        <w:rPr>
          <w:rFonts w:ascii="Calibri" w:hAnsi="Calibri" w:cs="Calibri"/>
          <w:sz w:val="20"/>
          <w:szCs w:val="20"/>
          <w:lang w:val="pt-BR"/>
        </w:rPr>
      </w:pPr>
    </w:p>
    <w:p w14:paraId="3B3B8B9E" w14:textId="77777777" w:rsidR="00087CEB" w:rsidRPr="00087CEB" w:rsidRDefault="00087CEB" w:rsidP="00087CEB">
      <w:pPr>
        <w:rPr>
          <w:rFonts w:ascii="Calibri" w:hAnsi="Calibri" w:cs="Calibri"/>
          <w:sz w:val="20"/>
          <w:szCs w:val="20"/>
          <w:lang w:val="pt-BR"/>
        </w:rPr>
      </w:pPr>
      <w:r w:rsidRPr="00087CEB">
        <w:rPr>
          <w:rFonts w:ascii="Calibri" w:hAnsi="Calibri" w:cs="Calibri"/>
          <w:sz w:val="20"/>
          <w:szCs w:val="20"/>
          <w:lang w:val="pt-BR"/>
        </w:rPr>
        <w:t>CLÁUSULA SEXTA – DA EXTINÇÃO</w:t>
      </w:r>
    </w:p>
    <w:p w14:paraId="766804D0" w14:textId="77777777" w:rsidR="00087CEB" w:rsidRPr="00087CEB" w:rsidRDefault="00087CEB" w:rsidP="00087CEB">
      <w:pPr>
        <w:rPr>
          <w:rFonts w:ascii="Calibri" w:hAnsi="Calibri" w:cs="Calibri"/>
          <w:sz w:val="20"/>
          <w:szCs w:val="20"/>
          <w:lang w:val="pt-BR"/>
        </w:rPr>
      </w:pPr>
    </w:p>
    <w:p w14:paraId="0F8D864B" w14:textId="77777777" w:rsidR="00087CEB" w:rsidRPr="00087CEB" w:rsidRDefault="00087CEB" w:rsidP="00087CEB">
      <w:pPr>
        <w:rPr>
          <w:rFonts w:ascii="Calibri" w:hAnsi="Calibri" w:cs="Calibri"/>
          <w:sz w:val="20"/>
          <w:szCs w:val="20"/>
          <w:lang w:val="pt-BR"/>
        </w:rPr>
      </w:pPr>
      <w:r w:rsidRPr="00087CEB">
        <w:rPr>
          <w:rFonts w:ascii="Calibri" w:hAnsi="Calibri" w:cs="Calibri"/>
          <w:sz w:val="20"/>
          <w:szCs w:val="20"/>
          <w:lang w:val="pt-BR"/>
        </w:rPr>
        <w:t>6.1. Em caso de extinção do contrato, o Contratado deverá: (i) transferir os dados do objeto do contrato para empresa informada pela Contratante e, (ii) excluir os dados do objeto do contrato com comprovação desta ação.</w:t>
      </w:r>
    </w:p>
    <w:p w14:paraId="6659484F" w14:textId="77777777" w:rsidR="003C2733" w:rsidRPr="00D26BD1" w:rsidRDefault="003C2733">
      <w:pPr>
        <w:rPr>
          <w:rFonts w:ascii="Calibri" w:hAnsi="Calibri" w:cs="Calibri"/>
          <w:sz w:val="20"/>
          <w:szCs w:val="20"/>
          <w:lang w:val="pt-BR"/>
        </w:rPr>
      </w:pPr>
    </w:p>
    <w:sectPr w:rsidR="003C2733" w:rsidRPr="00D26BD1" w:rsidSect="00087CEB">
      <w:type w:val="continuous"/>
      <w:pgSz w:w="12240" w:h="15840"/>
      <w:pgMar w:top="1134" w:right="1134" w:bottom="1134" w:left="1134" w:header="720" w:footer="720" w:gutter="0"/>
      <w:pgNumType w:start="1"/>
      <w:cols w:num="2"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99C164" w14:textId="77777777" w:rsidR="007206D1" w:rsidRDefault="007206D1" w:rsidP="00F66BB3">
      <w:pPr>
        <w:spacing w:line="240" w:lineRule="auto"/>
      </w:pPr>
      <w:r>
        <w:separator/>
      </w:r>
    </w:p>
  </w:endnote>
  <w:endnote w:type="continuationSeparator" w:id="0">
    <w:p w14:paraId="06971C67" w14:textId="77777777" w:rsidR="007206D1" w:rsidRDefault="007206D1" w:rsidP="00F66BB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 w:name="Arial">
    <w:altName w:val="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84337" w14:textId="77777777" w:rsidR="00F66BB3" w:rsidRDefault="00F66BB3">
    <w:pPr>
      <w:pStyle w:val="Rodap"/>
      <w:jc w:val="right"/>
      <w:rPr>
        <w:sz w:val="16"/>
        <w:szCs w:val="16"/>
        <w:lang w:val="pt-BR"/>
      </w:rPr>
    </w:pPr>
  </w:p>
  <w:p w14:paraId="377428FA" w14:textId="1E7E8C30" w:rsidR="00904E09" w:rsidRPr="008479E4" w:rsidRDefault="006C5053">
    <w:pPr>
      <w:pStyle w:val="Rodap"/>
      <w:jc w:val="right"/>
      <w:rPr>
        <w:lang w:val="pt-BR"/>
      </w:rPr>
    </w:pPr>
    <w:r w:rsidRPr="008479E4">
      <w:rPr>
        <w:sz w:val="16"/>
        <w:szCs w:val="16"/>
        <w:lang w:val="pt-BR"/>
      </w:rPr>
      <w:t>(</w:t>
    </w:r>
    <w:r w:rsidR="004901C7">
      <w:rPr>
        <w:sz w:val="16"/>
        <w:szCs w:val="16"/>
        <w:lang w:val="pt-BR"/>
      </w:rPr>
      <w:t>TERMO PILOTO</w:t>
    </w:r>
    <w:r w:rsidR="00340743">
      <w:rPr>
        <w:sz w:val="16"/>
        <w:szCs w:val="16"/>
        <w:lang w:val="pt-BR"/>
      </w:rPr>
      <w:t xml:space="preserve"> Rede </w:t>
    </w:r>
    <w:r w:rsidR="00137B2A">
      <w:rPr>
        <w:sz w:val="16"/>
        <w:szCs w:val="16"/>
        <w:lang w:val="pt-BR"/>
      </w:rPr>
      <w:t>P</w:t>
    </w:r>
    <w:r w:rsidR="00340743">
      <w:rPr>
        <w:sz w:val="16"/>
        <w:szCs w:val="16"/>
        <w:lang w:val="pt-BR"/>
      </w:rPr>
      <w:t>arcerias</w:t>
    </w:r>
    <w:r w:rsidRPr="008479E4">
      <w:rPr>
        <w:sz w:val="16"/>
        <w:szCs w:val="16"/>
        <w:lang w:val="pt-BR"/>
      </w:rPr>
      <w:t xml:space="preserve">) </w:t>
    </w:r>
    <w:sdt>
      <w:sdtPr>
        <w:id w:val="-1616898428"/>
        <w:docPartObj>
          <w:docPartGallery w:val="Page Numbers (Bottom of Page)"/>
          <w:docPartUnique/>
        </w:docPartObj>
      </w:sdtPr>
      <w:sdtContent>
        <w:r>
          <w:fldChar w:fldCharType="begin"/>
        </w:r>
        <w:r w:rsidRPr="007B0C0E">
          <w:rPr>
            <w:lang w:val="pt-BR"/>
          </w:rPr>
          <w:instrText>PAGE   \* MERGEFORMAT</w:instrText>
        </w:r>
        <w:r>
          <w:fldChar w:fldCharType="separate"/>
        </w:r>
        <w:r>
          <w:rPr>
            <w:lang w:val="pt-BR"/>
          </w:rPr>
          <w:t>2</w:t>
        </w:r>
        <w:r>
          <w:fldChar w:fldCharType="end"/>
        </w:r>
      </w:sdtContent>
    </w:sdt>
  </w:p>
  <w:p w14:paraId="7E54E28C" w14:textId="77777777" w:rsidR="00904E09" w:rsidRPr="008479E4" w:rsidRDefault="00904E09">
    <w:pPr>
      <w:pStyle w:val="Rodap"/>
      <w:rPr>
        <w:lang w:val="pt-B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D01CF9" w14:textId="77777777" w:rsidR="007206D1" w:rsidRDefault="007206D1" w:rsidP="00F66BB3">
      <w:pPr>
        <w:spacing w:line="240" w:lineRule="auto"/>
      </w:pPr>
      <w:r>
        <w:separator/>
      </w:r>
    </w:p>
  </w:footnote>
  <w:footnote w:type="continuationSeparator" w:id="0">
    <w:p w14:paraId="6E4F4DEB" w14:textId="77777777" w:rsidR="007206D1" w:rsidRDefault="007206D1" w:rsidP="00F66BB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19169" w14:textId="6D8F7EF2" w:rsidR="00D1294E" w:rsidRDefault="00D1294E">
    <w:pPr>
      <w:pStyle w:val="Cabealho"/>
    </w:pPr>
    <w:r>
      <w:rPr>
        <w:noProof/>
        <w14:ligatures w14:val="standardContextual"/>
      </w:rPr>
      <w:drawing>
        <wp:inline distT="0" distB="0" distL="0" distR="0" wp14:anchorId="350603C0" wp14:editId="55C79C48">
          <wp:extent cx="975650" cy="527050"/>
          <wp:effectExtent l="0" t="0" r="0" b="635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982903" cy="530968"/>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00848"/>
    <w:multiLevelType w:val="multilevel"/>
    <w:tmpl w:val="D3ECAA02"/>
    <w:lvl w:ilvl="0">
      <w:start w:val="1"/>
      <w:numFmt w:val="decimal"/>
      <w:lvlText w:val="%1."/>
      <w:lvlJc w:val="left"/>
      <w:pPr>
        <w:ind w:left="720" w:hanging="360"/>
      </w:pPr>
      <w:rPr>
        <w:rFonts w:asciiTheme="majorHAnsi" w:eastAsia="Tahoma" w:hAnsiTheme="majorHAnsi" w:cstheme="majorHAnsi" w:hint="default"/>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94F3A8E"/>
    <w:multiLevelType w:val="hybridMultilevel"/>
    <w:tmpl w:val="162297F4"/>
    <w:lvl w:ilvl="0" w:tplc="0416001B">
      <w:start w:val="1"/>
      <w:numFmt w:val="lowerRoman"/>
      <w:lvlText w:val="%1."/>
      <w:lvlJc w:val="right"/>
      <w:pPr>
        <w:ind w:left="720" w:hanging="360"/>
      </w:pPr>
      <w:rPr>
        <w:rFont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0ABF0463"/>
    <w:multiLevelType w:val="multilevel"/>
    <w:tmpl w:val="F60E2958"/>
    <w:lvl w:ilvl="0">
      <w:start w:val="3"/>
      <w:numFmt w:val="decimal"/>
      <w:lvlText w:val="%1."/>
      <w:lvlJc w:val="left"/>
      <w:pPr>
        <w:ind w:left="360" w:hanging="36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 w15:restartNumberingAfterBreak="0">
    <w:nsid w:val="11C26347"/>
    <w:multiLevelType w:val="multilevel"/>
    <w:tmpl w:val="F26CB948"/>
    <w:lvl w:ilvl="0">
      <w:start w:val="9"/>
      <w:numFmt w:val="decimal"/>
      <w:lvlText w:val="%1."/>
      <w:lvlJc w:val="left"/>
      <w:pPr>
        <w:ind w:left="360" w:hanging="360"/>
      </w:pPr>
      <w:rPr>
        <w:rFonts w:cs="Times New Roman" w:hint="default"/>
      </w:rPr>
    </w:lvl>
    <w:lvl w:ilvl="1">
      <w:start w:val="1"/>
      <w:numFmt w:val="decimal"/>
      <w:lvlText w:val="%1.%2."/>
      <w:lvlJc w:val="left"/>
      <w:pPr>
        <w:ind w:left="720" w:hanging="720"/>
      </w:pPr>
      <w:rPr>
        <w:rFonts w:cs="Times New Roman" w:hint="default"/>
        <w:b/>
        <w:bCs/>
      </w:rPr>
    </w:lvl>
    <w:lvl w:ilvl="2">
      <w:start w:val="1"/>
      <w:numFmt w:val="decimal"/>
      <w:lvlText w:val="%1.%2.%3."/>
      <w:lvlJc w:val="left"/>
      <w:pPr>
        <w:ind w:left="720" w:hanging="720"/>
      </w:pPr>
      <w:rPr>
        <w:rFonts w:cs="Times New Roman" w:hint="default"/>
        <w:b/>
        <w:bCs/>
      </w:rPr>
    </w:lvl>
    <w:lvl w:ilvl="3">
      <w:start w:val="1"/>
      <w:numFmt w:val="decimal"/>
      <w:lvlText w:val="%1.%2.%3.%4."/>
      <w:lvlJc w:val="left"/>
      <w:pPr>
        <w:ind w:left="1080" w:hanging="108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440" w:hanging="144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800" w:hanging="1800"/>
      </w:pPr>
      <w:rPr>
        <w:rFonts w:cs="Times New Roman" w:hint="default"/>
      </w:rPr>
    </w:lvl>
    <w:lvl w:ilvl="8">
      <w:start w:val="1"/>
      <w:numFmt w:val="decimal"/>
      <w:lvlText w:val="%1.%2.%3.%4.%5.%6.%7.%8.%9."/>
      <w:lvlJc w:val="left"/>
      <w:pPr>
        <w:ind w:left="1800" w:hanging="1800"/>
      </w:pPr>
      <w:rPr>
        <w:rFonts w:cs="Times New Roman" w:hint="default"/>
      </w:rPr>
    </w:lvl>
  </w:abstractNum>
  <w:abstractNum w:abstractNumId="4" w15:restartNumberingAfterBreak="0">
    <w:nsid w:val="11EB19BA"/>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47C7E91"/>
    <w:multiLevelType w:val="multilevel"/>
    <w:tmpl w:val="52D0481A"/>
    <w:lvl w:ilvl="0">
      <w:start w:val="1"/>
      <w:numFmt w:val="decimal"/>
      <w:lvlText w:val="%1."/>
      <w:lvlJc w:val="left"/>
      <w:pPr>
        <w:ind w:left="360" w:hanging="360"/>
      </w:pPr>
    </w:lvl>
    <w:lvl w:ilvl="1">
      <w:start w:val="1"/>
      <w:numFmt w:val="decimal"/>
      <w:lvlText w:val="%1.%2."/>
      <w:lvlJc w:val="left"/>
      <w:pPr>
        <w:ind w:left="792" w:hanging="432"/>
      </w:pPr>
      <w:rPr>
        <w:b w:val="0"/>
        <w:sz w:val="22"/>
        <w:szCs w:val="22"/>
      </w:rPr>
    </w:lvl>
    <w:lvl w:ilvl="2">
      <w:start w:val="1"/>
      <w:numFmt w:val="decimal"/>
      <w:lvlText w:val="%1.%2.%3."/>
      <w:lvlJc w:val="left"/>
      <w:pPr>
        <w:ind w:left="1355" w:hanging="504"/>
      </w:pPr>
      <w:rPr>
        <w:b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A086422"/>
    <w:multiLevelType w:val="multilevel"/>
    <w:tmpl w:val="BBC61E0E"/>
    <w:lvl w:ilvl="0">
      <w:start w:val="4"/>
      <w:numFmt w:val="decimal"/>
      <w:lvlText w:val="%1."/>
      <w:lvlJc w:val="left"/>
      <w:pPr>
        <w:ind w:left="360" w:hanging="360"/>
      </w:pPr>
      <w:rPr>
        <w:rFonts w:asciiTheme="majorHAnsi" w:eastAsia="Tahoma" w:hAnsiTheme="majorHAnsi" w:cstheme="majorHAnsi" w:hint="default"/>
        <w:sz w:val="22"/>
      </w:rPr>
    </w:lvl>
    <w:lvl w:ilvl="1">
      <w:start w:val="1"/>
      <w:numFmt w:val="decimal"/>
      <w:lvlText w:val="%1.%2."/>
      <w:lvlJc w:val="left"/>
      <w:pPr>
        <w:ind w:left="360" w:hanging="360"/>
      </w:pPr>
      <w:rPr>
        <w:rFonts w:asciiTheme="minorHAnsi" w:eastAsia="Tahoma" w:hAnsiTheme="minorHAnsi" w:cstheme="minorHAnsi" w:hint="default"/>
        <w:sz w:val="22"/>
      </w:rPr>
    </w:lvl>
    <w:lvl w:ilvl="2">
      <w:start w:val="1"/>
      <w:numFmt w:val="decimal"/>
      <w:lvlText w:val="%1.%2.%3."/>
      <w:lvlJc w:val="left"/>
      <w:pPr>
        <w:ind w:left="720" w:hanging="720"/>
      </w:pPr>
      <w:rPr>
        <w:rFonts w:asciiTheme="majorHAnsi" w:eastAsia="Tahoma" w:hAnsiTheme="majorHAnsi" w:cstheme="majorHAnsi" w:hint="default"/>
        <w:sz w:val="22"/>
      </w:rPr>
    </w:lvl>
    <w:lvl w:ilvl="3">
      <w:start w:val="1"/>
      <w:numFmt w:val="decimal"/>
      <w:lvlText w:val="%1.%2.%3.%4."/>
      <w:lvlJc w:val="left"/>
      <w:pPr>
        <w:ind w:left="720" w:hanging="720"/>
      </w:pPr>
      <w:rPr>
        <w:rFonts w:asciiTheme="majorHAnsi" w:eastAsia="Tahoma" w:hAnsiTheme="majorHAnsi" w:cstheme="majorHAnsi" w:hint="default"/>
        <w:sz w:val="22"/>
      </w:rPr>
    </w:lvl>
    <w:lvl w:ilvl="4">
      <w:start w:val="1"/>
      <w:numFmt w:val="decimal"/>
      <w:lvlText w:val="%1.%2.%3.%4.%5."/>
      <w:lvlJc w:val="left"/>
      <w:pPr>
        <w:ind w:left="1080" w:hanging="1080"/>
      </w:pPr>
      <w:rPr>
        <w:rFonts w:asciiTheme="majorHAnsi" w:eastAsia="Tahoma" w:hAnsiTheme="majorHAnsi" w:cstheme="majorHAnsi" w:hint="default"/>
        <w:sz w:val="22"/>
      </w:rPr>
    </w:lvl>
    <w:lvl w:ilvl="5">
      <w:start w:val="1"/>
      <w:numFmt w:val="decimal"/>
      <w:lvlText w:val="%1.%2.%3.%4.%5.%6."/>
      <w:lvlJc w:val="left"/>
      <w:pPr>
        <w:ind w:left="1080" w:hanging="1080"/>
      </w:pPr>
      <w:rPr>
        <w:rFonts w:asciiTheme="majorHAnsi" w:eastAsia="Tahoma" w:hAnsiTheme="majorHAnsi" w:cstheme="majorHAnsi" w:hint="default"/>
        <w:sz w:val="22"/>
      </w:rPr>
    </w:lvl>
    <w:lvl w:ilvl="6">
      <w:start w:val="1"/>
      <w:numFmt w:val="decimal"/>
      <w:lvlText w:val="%1.%2.%3.%4.%5.%6.%7."/>
      <w:lvlJc w:val="left"/>
      <w:pPr>
        <w:ind w:left="1440" w:hanging="1440"/>
      </w:pPr>
      <w:rPr>
        <w:rFonts w:asciiTheme="majorHAnsi" w:eastAsia="Tahoma" w:hAnsiTheme="majorHAnsi" w:cstheme="majorHAnsi" w:hint="default"/>
        <w:sz w:val="22"/>
      </w:rPr>
    </w:lvl>
    <w:lvl w:ilvl="7">
      <w:start w:val="1"/>
      <w:numFmt w:val="decimal"/>
      <w:lvlText w:val="%1.%2.%3.%4.%5.%6.%7.%8."/>
      <w:lvlJc w:val="left"/>
      <w:pPr>
        <w:ind w:left="1440" w:hanging="1440"/>
      </w:pPr>
      <w:rPr>
        <w:rFonts w:asciiTheme="majorHAnsi" w:eastAsia="Tahoma" w:hAnsiTheme="majorHAnsi" w:cstheme="majorHAnsi" w:hint="default"/>
        <w:sz w:val="22"/>
      </w:rPr>
    </w:lvl>
    <w:lvl w:ilvl="8">
      <w:start w:val="1"/>
      <w:numFmt w:val="decimal"/>
      <w:lvlText w:val="%1.%2.%3.%4.%5.%6.%7.%8.%9."/>
      <w:lvlJc w:val="left"/>
      <w:pPr>
        <w:ind w:left="1800" w:hanging="1800"/>
      </w:pPr>
      <w:rPr>
        <w:rFonts w:asciiTheme="majorHAnsi" w:eastAsia="Tahoma" w:hAnsiTheme="majorHAnsi" w:cstheme="majorHAnsi" w:hint="default"/>
        <w:sz w:val="22"/>
      </w:rPr>
    </w:lvl>
  </w:abstractNum>
  <w:abstractNum w:abstractNumId="7" w15:restartNumberingAfterBreak="0">
    <w:nsid w:val="1E8A5290"/>
    <w:multiLevelType w:val="hybridMultilevel"/>
    <w:tmpl w:val="EC4CB7B6"/>
    <w:lvl w:ilvl="0" w:tplc="E9482B00">
      <w:start w:val="1"/>
      <w:numFmt w:val="decimal"/>
      <w:lvlText w:val="%1)"/>
      <w:lvlJc w:val="left"/>
      <w:pPr>
        <w:ind w:left="1120" w:hanging="7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2BA45C29"/>
    <w:multiLevelType w:val="multilevel"/>
    <w:tmpl w:val="B48037F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9" w15:restartNumberingAfterBreak="0">
    <w:nsid w:val="36A75C1D"/>
    <w:multiLevelType w:val="hybridMultilevel"/>
    <w:tmpl w:val="9814C8E2"/>
    <w:lvl w:ilvl="0" w:tplc="D8FE47F2">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415925AD"/>
    <w:multiLevelType w:val="multilevel"/>
    <w:tmpl w:val="246228D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4A415D42"/>
    <w:multiLevelType w:val="multilevel"/>
    <w:tmpl w:val="D4A0B33E"/>
    <w:lvl w:ilvl="0">
      <w:start w:val="3"/>
      <w:numFmt w:val="decimal"/>
      <w:lvlText w:val="%1."/>
      <w:lvlJc w:val="left"/>
      <w:pPr>
        <w:ind w:left="420" w:hanging="420"/>
      </w:pPr>
      <w:rPr>
        <w:rFonts w:hint="default"/>
        <w:b/>
      </w:rPr>
    </w:lvl>
    <w:lvl w:ilvl="1">
      <w:start w:val="2"/>
      <w:numFmt w:val="decimal"/>
      <w:lvlText w:val="%1.%2."/>
      <w:lvlJc w:val="left"/>
      <w:pPr>
        <w:ind w:left="720" w:hanging="720"/>
      </w:pPr>
      <w:rPr>
        <w:rFonts w:hint="default"/>
        <w:b/>
      </w:rPr>
    </w:lvl>
    <w:lvl w:ilvl="2">
      <w:start w:val="1"/>
      <w:numFmt w:val="upperLetter"/>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440" w:hanging="144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800" w:hanging="1800"/>
      </w:pPr>
      <w:rPr>
        <w:rFonts w:hint="default"/>
        <w:b/>
      </w:rPr>
    </w:lvl>
    <w:lvl w:ilvl="7">
      <w:start w:val="1"/>
      <w:numFmt w:val="decimal"/>
      <w:lvlText w:val="%1.%2.%3.%4.%5.%6.%7.%8."/>
      <w:lvlJc w:val="left"/>
      <w:pPr>
        <w:ind w:left="2160" w:hanging="2160"/>
      </w:pPr>
      <w:rPr>
        <w:rFonts w:hint="default"/>
        <w:b/>
      </w:rPr>
    </w:lvl>
    <w:lvl w:ilvl="8">
      <w:start w:val="1"/>
      <w:numFmt w:val="decimal"/>
      <w:lvlText w:val="%1.%2.%3.%4.%5.%6.%7.%8.%9."/>
      <w:lvlJc w:val="left"/>
      <w:pPr>
        <w:ind w:left="2160" w:hanging="2160"/>
      </w:pPr>
      <w:rPr>
        <w:rFonts w:hint="default"/>
        <w:b/>
      </w:rPr>
    </w:lvl>
  </w:abstractNum>
  <w:abstractNum w:abstractNumId="12" w15:restartNumberingAfterBreak="0">
    <w:nsid w:val="4B21050A"/>
    <w:multiLevelType w:val="multilevel"/>
    <w:tmpl w:val="F1B44FEA"/>
    <w:lvl w:ilvl="0">
      <w:start w:val="1"/>
      <w:numFmt w:val="decimal"/>
      <w:lvlText w:val="%1."/>
      <w:lvlJc w:val="left"/>
      <w:pPr>
        <w:ind w:left="510" w:hanging="510"/>
      </w:pPr>
      <w:rPr>
        <w:rFonts w:hint="default"/>
      </w:rPr>
    </w:lvl>
    <w:lvl w:ilvl="1">
      <w:start w:val="1"/>
      <w:numFmt w:val="decimal"/>
      <w:lvlText w:val="%1.%2."/>
      <w:lvlJc w:val="left"/>
      <w:pPr>
        <w:ind w:left="510" w:hanging="510"/>
      </w:pPr>
      <w:rPr>
        <w:rFonts w:hint="default"/>
      </w:rPr>
    </w:lvl>
    <w:lvl w:ilvl="2">
      <w:start w:val="6"/>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52C648E4"/>
    <w:multiLevelType w:val="multilevel"/>
    <w:tmpl w:val="13B6A33A"/>
    <w:lvl w:ilvl="0">
      <w:start w:val="1"/>
      <w:numFmt w:val="decimal"/>
      <w:lvlText w:val="%1."/>
      <w:lvlJc w:val="left"/>
      <w:pPr>
        <w:ind w:left="1211" w:hanging="360"/>
      </w:pPr>
      <w:rPr>
        <w:rFonts w:ascii="Montserrat" w:hAnsi="Montserrat" w:hint="default"/>
        <w:b/>
        <w:bCs/>
        <w:sz w:val="20"/>
        <w:szCs w:val="20"/>
      </w:rPr>
    </w:lvl>
    <w:lvl w:ilvl="1">
      <w:start w:val="1"/>
      <w:numFmt w:val="decimal"/>
      <w:lvlText w:val="%1.%2."/>
      <w:lvlJc w:val="left"/>
      <w:pPr>
        <w:ind w:left="3551" w:hanging="432"/>
      </w:pPr>
      <w:rPr>
        <w:rFonts w:ascii="Montserrat" w:hAnsi="Montserrat" w:cs="Calibri" w:hint="default"/>
        <w:b/>
        <w:bCs w:val="0"/>
        <w:color w:val="auto"/>
        <w:sz w:val="20"/>
        <w:szCs w:val="20"/>
      </w:rPr>
    </w:lvl>
    <w:lvl w:ilvl="2">
      <w:start w:val="1"/>
      <w:numFmt w:val="decimal"/>
      <w:lvlText w:val="%1.%2.%3."/>
      <w:lvlJc w:val="left"/>
      <w:pPr>
        <w:ind w:left="1224" w:hanging="504"/>
      </w:pPr>
      <w:rPr>
        <w:rFonts w:asciiTheme="minorHAnsi" w:hAnsiTheme="minorHAnsi" w:cstheme="minorHAnsi" w:hint="default"/>
        <w:b w:val="0"/>
        <w:bCs w:val="0"/>
        <w:color w:val="auto"/>
        <w:sz w:val="22"/>
        <w:szCs w:val="22"/>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5A4145C4"/>
    <w:multiLevelType w:val="multilevel"/>
    <w:tmpl w:val="D2803730"/>
    <w:lvl w:ilvl="0">
      <w:start w:val="5"/>
      <w:numFmt w:val="decimal"/>
      <w:lvlText w:val="%1."/>
      <w:lvlJc w:val="left"/>
      <w:pPr>
        <w:ind w:left="360" w:hanging="360"/>
      </w:pPr>
      <w:rPr>
        <w:rFonts w:hint="default"/>
      </w:rPr>
    </w:lvl>
    <w:lvl w:ilvl="1">
      <w:start w:val="1"/>
      <w:numFmt w:val="decimal"/>
      <w:lvlText w:val="%1.%2."/>
      <w:lvlJc w:val="left"/>
      <w:pPr>
        <w:ind w:left="720" w:hanging="720"/>
      </w:pPr>
      <w:rPr>
        <w:rFonts w:hint="default"/>
        <w:b/>
        <w:bCs w:val="0"/>
      </w:rPr>
    </w:lvl>
    <w:lvl w:ilvl="2">
      <w:start w:val="1"/>
      <w:numFmt w:val="decimal"/>
      <w:lvlText w:val="%1.%2.%3."/>
      <w:lvlJc w:val="left"/>
      <w:pPr>
        <w:ind w:left="720" w:hanging="720"/>
      </w:pPr>
      <w:rPr>
        <w:rFonts w:hint="default"/>
        <w:b/>
        <w:bCs/>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60902C54"/>
    <w:multiLevelType w:val="multilevel"/>
    <w:tmpl w:val="7E40DBA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6FFD0F12"/>
    <w:multiLevelType w:val="hybridMultilevel"/>
    <w:tmpl w:val="5D2E4B86"/>
    <w:lvl w:ilvl="0" w:tplc="E52689A6">
      <w:start w:val="1"/>
      <w:numFmt w:val="lowerLetter"/>
      <w:lvlText w:val="%1."/>
      <w:lvlJc w:val="left"/>
      <w:pPr>
        <w:ind w:left="720" w:hanging="360"/>
      </w:pPr>
      <w:rPr>
        <w:rFonts w:hint="default"/>
        <w:b w:val="0"/>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7" w15:restartNumberingAfterBreak="0">
    <w:nsid w:val="77060150"/>
    <w:multiLevelType w:val="hybridMultilevel"/>
    <w:tmpl w:val="D2CA3D58"/>
    <w:lvl w:ilvl="0" w:tplc="C9460BA4">
      <w:start w:val="1"/>
      <w:numFmt w:val="lowerLetter"/>
      <w:lvlText w:val="(%1)"/>
      <w:lvlJc w:val="left"/>
      <w:pPr>
        <w:ind w:left="1152" w:hanging="360"/>
      </w:pPr>
      <w:rPr>
        <w:rFonts w:hint="default"/>
        <w:sz w:val="20"/>
        <w:szCs w:val="20"/>
      </w:rPr>
    </w:lvl>
    <w:lvl w:ilvl="1" w:tplc="04160019" w:tentative="1">
      <w:start w:val="1"/>
      <w:numFmt w:val="lowerLetter"/>
      <w:lvlText w:val="%2."/>
      <w:lvlJc w:val="left"/>
      <w:pPr>
        <w:ind w:left="1872" w:hanging="360"/>
      </w:pPr>
    </w:lvl>
    <w:lvl w:ilvl="2" w:tplc="0416001B" w:tentative="1">
      <w:start w:val="1"/>
      <w:numFmt w:val="lowerRoman"/>
      <w:lvlText w:val="%3."/>
      <w:lvlJc w:val="right"/>
      <w:pPr>
        <w:ind w:left="2592" w:hanging="180"/>
      </w:pPr>
    </w:lvl>
    <w:lvl w:ilvl="3" w:tplc="0416000F" w:tentative="1">
      <w:start w:val="1"/>
      <w:numFmt w:val="decimal"/>
      <w:lvlText w:val="%4."/>
      <w:lvlJc w:val="left"/>
      <w:pPr>
        <w:ind w:left="3312" w:hanging="360"/>
      </w:pPr>
    </w:lvl>
    <w:lvl w:ilvl="4" w:tplc="04160019" w:tentative="1">
      <w:start w:val="1"/>
      <w:numFmt w:val="lowerLetter"/>
      <w:lvlText w:val="%5."/>
      <w:lvlJc w:val="left"/>
      <w:pPr>
        <w:ind w:left="4032" w:hanging="360"/>
      </w:pPr>
    </w:lvl>
    <w:lvl w:ilvl="5" w:tplc="0416001B" w:tentative="1">
      <w:start w:val="1"/>
      <w:numFmt w:val="lowerRoman"/>
      <w:lvlText w:val="%6."/>
      <w:lvlJc w:val="right"/>
      <w:pPr>
        <w:ind w:left="4752" w:hanging="180"/>
      </w:pPr>
    </w:lvl>
    <w:lvl w:ilvl="6" w:tplc="0416000F" w:tentative="1">
      <w:start w:val="1"/>
      <w:numFmt w:val="decimal"/>
      <w:lvlText w:val="%7."/>
      <w:lvlJc w:val="left"/>
      <w:pPr>
        <w:ind w:left="5472" w:hanging="360"/>
      </w:pPr>
    </w:lvl>
    <w:lvl w:ilvl="7" w:tplc="04160019" w:tentative="1">
      <w:start w:val="1"/>
      <w:numFmt w:val="lowerLetter"/>
      <w:lvlText w:val="%8."/>
      <w:lvlJc w:val="left"/>
      <w:pPr>
        <w:ind w:left="6192" w:hanging="360"/>
      </w:pPr>
    </w:lvl>
    <w:lvl w:ilvl="8" w:tplc="0416001B" w:tentative="1">
      <w:start w:val="1"/>
      <w:numFmt w:val="lowerRoman"/>
      <w:lvlText w:val="%9."/>
      <w:lvlJc w:val="right"/>
      <w:pPr>
        <w:ind w:left="6912" w:hanging="180"/>
      </w:pPr>
    </w:lvl>
  </w:abstractNum>
  <w:abstractNum w:abstractNumId="18" w15:restartNumberingAfterBreak="0">
    <w:nsid w:val="7FFC2DE0"/>
    <w:multiLevelType w:val="multilevel"/>
    <w:tmpl w:val="BBF09A14"/>
    <w:lvl w:ilvl="0">
      <w:start w:val="5"/>
      <w:numFmt w:val="decimal"/>
      <w:lvlText w:val="%1."/>
      <w:lvlJc w:val="left"/>
      <w:pPr>
        <w:ind w:left="480" w:hanging="480"/>
      </w:pPr>
      <w:rPr>
        <w:rFonts w:hint="default"/>
      </w:rPr>
    </w:lvl>
    <w:lvl w:ilvl="1">
      <w:start w:val="4"/>
      <w:numFmt w:val="decimal"/>
      <w:lvlText w:val="%2."/>
      <w:lvlJc w:val="left"/>
      <w:pPr>
        <w:ind w:left="360" w:hanging="360"/>
      </w:pPr>
      <w:rPr>
        <w:rFonts w:hint="default"/>
      </w:rPr>
    </w:lvl>
    <w:lvl w:ilvl="2">
      <w:start w:val="1"/>
      <w:numFmt w:val="decimal"/>
      <w:lvlText w:val="%1.%2.%3"/>
      <w:lvlJc w:val="left"/>
      <w:pPr>
        <w:ind w:left="720" w:hanging="720"/>
      </w:pPr>
      <w:rPr>
        <w:rFonts w:ascii="Montserrat" w:hAnsi="Montserrat" w:cs="Times New Roman" w:hint="default"/>
        <w:sz w:val="20"/>
        <w:szCs w:val="2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2043431363">
    <w:abstractNumId w:val="0"/>
  </w:num>
  <w:num w:numId="2" w16cid:durableId="1876961339">
    <w:abstractNumId w:val="10"/>
  </w:num>
  <w:num w:numId="3" w16cid:durableId="242423489">
    <w:abstractNumId w:val="6"/>
  </w:num>
  <w:num w:numId="4" w16cid:durableId="835999756">
    <w:abstractNumId w:val="1"/>
  </w:num>
  <w:num w:numId="5" w16cid:durableId="353307820">
    <w:abstractNumId w:val="15"/>
  </w:num>
  <w:num w:numId="6" w16cid:durableId="1367370464">
    <w:abstractNumId w:val="9"/>
  </w:num>
  <w:num w:numId="7" w16cid:durableId="1388068184">
    <w:abstractNumId w:val="16"/>
  </w:num>
  <w:num w:numId="8" w16cid:durableId="1883398137">
    <w:abstractNumId w:val="5"/>
  </w:num>
  <w:num w:numId="9" w16cid:durableId="857427914">
    <w:abstractNumId w:val="17"/>
  </w:num>
  <w:num w:numId="10" w16cid:durableId="131412063">
    <w:abstractNumId w:val="3"/>
  </w:num>
  <w:num w:numId="11" w16cid:durableId="2071690851">
    <w:abstractNumId w:val="7"/>
  </w:num>
  <w:num w:numId="12" w16cid:durableId="1197499956">
    <w:abstractNumId w:val="13"/>
  </w:num>
  <w:num w:numId="13" w16cid:durableId="673648759">
    <w:abstractNumId w:val="18"/>
  </w:num>
  <w:num w:numId="14" w16cid:durableId="1563366769">
    <w:abstractNumId w:val="14"/>
  </w:num>
  <w:num w:numId="15" w16cid:durableId="314068224">
    <w:abstractNumId w:val="2"/>
  </w:num>
  <w:num w:numId="16" w16cid:durableId="411581669">
    <w:abstractNumId w:val="12"/>
  </w:num>
  <w:num w:numId="17" w16cid:durableId="2126651147">
    <w:abstractNumId w:val="11"/>
  </w:num>
  <w:num w:numId="18" w16cid:durableId="157695774">
    <w:abstractNumId w:val="4"/>
  </w:num>
  <w:num w:numId="19" w16cid:durableId="489565044">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LIVEIRA Nathalia">
    <w15:presenceInfo w15:providerId="AD" w15:userId="S::Nathalia.OLIVEIRA@edenred.com::3f8c0ed8-39d5-445a-9984-a3434b575240"/>
  </w15:person>
  <w15:person w15:author="NEPOMUCENO Gabrielle">
    <w15:presenceInfo w15:providerId="AD" w15:userId="S::Gabrielle.NEPOMUCENO@edenred.com::0ebf5b12-bc9b-4d1f-b03f-5a44d0266cf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ocumentProtection w:edit="trackedChanges" w:enforcement="1" w:cryptProviderType="rsaAES" w:cryptAlgorithmClass="hash" w:cryptAlgorithmType="typeAny" w:cryptAlgorithmSid="14" w:cryptSpinCount="100000" w:hash="H+itHT0k3X47YpaaECfMfGzHBSZDMLQlZGkkiEeco0w/pFToQjIEsvK69iCX/Nv4I0/KWQkQMPvKzMxv5FnAYQ==" w:salt="/sPe4vcXVJXTEpp+SFxKQw=="/>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3921"/>
    <w:rsid w:val="0001588F"/>
    <w:rsid w:val="0007134E"/>
    <w:rsid w:val="00087CEB"/>
    <w:rsid w:val="000C37F0"/>
    <w:rsid w:val="000D7B95"/>
    <w:rsid w:val="000E3921"/>
    <w:rsid w:val="000F67A5"/>
    <w:rsid w:val="00137B2A"/>
    <w:rsid w:val="00142FD5"/>
    <w:rsid w:val="001673EC"/>
    <w:rsid w:val="00181C7B"/>
    <w:rsid w:val="00182909"/>
    <w:rsid w:val="00184CF8"/>
    <w:rsid w:val="00185C84"/>
    <w:rsid w:val="00195807"/>
    <w:rsid w:val="00197F1A"/>
    <w:rsid w:val="001C37E3"/>
    <w:rsid w:val="001D11FD"/>
    <w:rsid w:val="00203A4A"/>
    <w:rsid w:val="00217088"/>
    <w:rsid w:val="00233448"/>
    <w:rsid w:val="0023668F"/>
    <w:rsid w:val="002528C9"/>
    <w:rsid w:val="0025768E"/>
    <w:rsid w:val="002A25CD"/>
    <w:rsid w:val="002B0A4D"/>
    <w:rsid w:val="002C6073"/>
    <w:rsid w:val="002E3F6B"/>
    <w:rsid w:val="002F1081"/>
    <w:rsid w:val="00340743"/>
    <w:rsid w:val="003760DA"/>
    <w:rsid w:val="00377D4A"/>
    <w:rsid w:val="003B1169"/>
    <w:rsid w:val="003C2733"/>
    <w:rsid w:val="003C58D4"/>
    <w:rsid w:val="003E229E"/>
    <w:rsid w:val="0042418A"/>
    <w:rsid w:val="00425906"/>
    <w:rsid w:val="00431234"/>
    <w:rsid w:val="00442DE0"/>
    <w:rsid w:val="0047377C"/>
    <w:rsid w:val="00474B2F"/>
    <w:rsid w:val="004816CC"/>
    <w:rsid w:val="00481EC7"/>
    <w:rsid w:val="004901C7"/>
    <w:rsid w:val="004A43F6"/>
    <w:rsid w:val="004B74A8"/>
    <w:rsid w:val="004F4C2E"/>
    <w:rsid w:val="00527BB5"/>
    <w:rsid w:val="005312E0"/>
    <w:rsid w:val="0055669F"/>
    <w:rsid w:val="00563008"/>
    <w:rsid w:val="00572219"/>
    <w:rsid w:val="005930FC"/>
    <w:rsid w:val="005B1A3B"/>
    <w:rsid w:val="005C449B"/>
    <w:rsid w:val="006047B8"/>
    <w:rsid w:val="00620437"/>
    <w:rsid w:val="00625BEF"/>
    <w:rsid w:val="00641F77"/>
    <w:rsid w:val="00665723"/>
    <w:rsid w:val="006834A0"/>
    <w:rsid w:val="006A38EE"/>
    <w:rsid w:val="006B7423"/>
    <w:rsid w:val="006C5053"/>
    <w:rsid w:val="006E1B64"/>
    <w:rsid w:val="006F01DD"/>
    <w:rsid w:val="006F07E5"/>
    <w:rsid w:val="006F33D4"/>
    <w:rsid w:val="006F34F5"/>
    <w:rsid w:val="007206D1"/>
    <w:rsid w:val="0073612B"/>
    <w:rsid w:val="00742CEB"/>
    <w:rsid w:val="00745844"/>
    <w:rsid w:val="00766A97"/>
    <w:rsid w:val="00770B10"/>
    <w:rsid w:val="007B0C0E"/>
    <w:rsid w:val="007B1362"/>
    <w:rsid w:val="007F4941"/>
    <w:rsid w:val="008040FC"/>
    <w:rsid w:val="00804EAB"/>
    <w:rsid w:val="008406C0"/>
    <w:rsid w:val="008470E1"/>
    <w:rsid w:val="00904E09"/>
    <w:rsid w:val="009059ED"/>
    <w:rsid w:val="00923A1E"/>
    <w:rsid w:val="00927033"/>
    <w:rsid w:val="00930F63"/>
    <w:rsid w:val="009337B5"/>
    <w:rsid w:val="00936CF6"/>
    <w:rsid w:val="00945747"/>
    <w:rsid w:val="00951CB7"/>
    <w:rsid w:val="00960871"/>
    <w:rsid w:val="009616A8"/>
    <w:rsid w:val="0096522B"/>
    <w:rsid w:val="00970862"/>
    <w:rsid w:val="009B15B7"/>
    <w:rsid w:val="009C2595"/>
    <w:rsid w:val="009D56CD"/>
    <w:rsid w:val="009D6730"/>
    <w:rsid w:val="009E3248"/>
    <w:rsid w:val="00A3475F"/>
    <w:rsid w:val="00A73B2C"/>
    <w:rsid w:val="00AA4EFF"/>
    <w:rsid w:val="00AB10E1"/>
    <w:rsid w:val="00AD2A89"/>
    <w:rsid w:val="00AD40D5"/>
    <w:rsid w:val="00AE494F"/>
    <w:rsid w:val="00B0259F"/>
    <w:rsid w:val="00B12548"/>
    <w:rsid w:val="00B80CC6"/>
    <w:rsid w:val="00BC1D5F"/>
    <w:rsid w:val="00BD7F2F"/>
    <w:rsid w:val="00BE7C82"/>
    <w:rsid w:val="00BF40DD"/>
    <w:rsid w:val="00C265CA"/>
    <w:rsid w:val="00C56548"/>
    <w:rsid w:val="00C800C5"/>
    <w:rsid w:val="00CB70D5"/>
    <w:rsid w:val="00CE73E9"/>
    <w:rsid w:val="00D1294E"/>
    <w:rsid w:val="00D20382"/>
    <w:rsid w:val="00D26BD1"/>
    <w:rsid w:val="00D4612C"/>
    <w:rsid w:val="00D63721"/>
    <w:rsid w:val="00D64460"/>
    <w:rsid w:val="00DA1B24"/>
    <w:rsid w:val="00DA4EE2"/>
    <w:rsid w:val="00DB760E"/>
    <w:rsid w:val="00E26D13"/>
    <w:rsid w:val="00E461F0"/>
    <w:rsid w:val="00EA7E5C"/>
    <w:rsid w:val="00ED1F1E"/>
    <w:rsid w:val="00EF5054"/>
    <w:rsid w:val="00EF70A1"/>
    <w:rsid w:val="00F233AF"/>
    <w:rsid w:val="00F26C09"/>
    <w:rsid w:val="00F326E8"/>
    <w:rsid w:val="00F46E95"/>
    <w:rsid w:val="00F66BB3"/>
    <w:rsid w:val="00F726CA"/>
    <w:rsid w:val="00F9034C"/>
    <w:rsid w:val="00FA4727"/>
    <w:rsid w:val="00FA72D8"/>
    <w:rsid w:val="00FE6232"/>
    <w:rsid w:val="00FF0071"/>
    <w:rsid w:val="00FF608F"/>
  </w:rsids>
  <m:mathPr>
    <m:mathFont m:val="Cambria Math"/>
    <m:brkBin m:val="before"/>
    <m:brkBinSub m:val="--"/>
    <m:smallFrac m:val="0"/>
    <m:dispDef/>
    <m:lMargin m:val="0"/>
    <m:rMargin m:val="0"/>
    <m:defJc m:val="centerGroup"/>
    <m:wrapIndent m:val="1440"/>
    <m:intLim m:val="subSup"/>
    <m:naryLim m:val="undOvr"/>
  </m:mathPr>
  <w:themeFontLang w:val="pt-BR"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049A94"/>
  <w15:chartTrackingRefBased/>
  <w15:docId w15:val="{3212BC08-A24C-4DBA-857A-0327713DA7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3921"/>
    <w:pPr>
      <w:spacing w:after="0" w:line="276" w:lineRule="auto"/>
    </w:pPr>
    <w:rPr>
      <w:rFonts w:ascii="Arial" w:eastAsia="Arial" w:hAnsi="Arial" w:cs="Arial"/>
      <w:kern w:val="0"/>
      <w:lang w:val="en" w:eastAsia="pt-BR"/>
      <w14:ligatures w14:val="none"/>
    </w:rPr>
  </w:style>
  <w:style w:type="paragraph" w:styleId="Ttulo1">
    <w:name w:val="heading 1"/>
    <w:basedOn w:val="Normal"/>
    <w:next w:val="Normal"/>
    <w:link w:val="Ttulo1Char"/>
    <w:uiPriority w:val="9"/>
    <w:qFormat/>
    <w:rsid w:val="00A3475F"/>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har"/>
    <w:uiPriority w:val="9"/>
    <w:unhideWhenUsed/>
    <w:qFormat/>
    <w:rsid w:val="000E3921"/>
    <w:pPr>
      <w:keepNext/>
      <w:keepLines/>
      <w:spacing w:before="360" w:after="120"/>
      <w:outlineLvl w:val="1"/>
    </w:pPr>
    <w:rPr>
      <w:sz w:val="32"/>
      <w:szCs w:val="3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2Char">
    <w:name w:val="Título 2 Char"/>
    <w:basedOn w:val="Fontepargpadro"/>
    <w:link w:val="Ttulo2"/>
    <w:uiPriority w:val="9"/>
    <w:rsid w:val="000E3921"/>
    <w:rPr>
      <w:rFonts w:ascii="Arial" w:eastAsia="Arial" w:hAnsi="Arial" w:cs="Arial"/>
      <w:kern w:val="0"/>
      <w:sz w:val="32"/>
      <w:szCs w:val="32"/>
      <w:lang w:val="en" w:eastAsia="pt-BR"/>
      <w14:ligatures w14:val="none"/>
    </w:rPr>
  </w:style>
  <w:style w:type="character" w:styleId="Hyperlink">
    <w:name w:val="Hyperlink"/>
    <w:basedOn w:val="Fontepargpadro"/>
    <w:uiPriority w:val="99"/>
    <w:unhideWhenUsed/>
    <w:rsid w:val="000E3921"/>
    <w:rPr>
      <w:color w:val="0563C1" w:themeColor="hyperlink"/>
      <w:u w:val="single"/>
    </w:rPr>
  </w:style>
  <w:style w:type="paragraph" w:styleId="PargrafodaLista">
    <w:name w:val="List Paragraph"/>
    <w:aliases w:val="Vitor Título,Vitor T’tulo,Petição,Considerando - item,Bullets 1,CLÁUSULA,Vitor T?tulo,Capítulo,Vitor T"/>
    <w:basedOn w:val="Normal"/>
    <w:link w:val="PargrafodaListaChar"/>
    <w:uiPriority w:val="34"/>
    <w:qFormat/>
    <w:rsid w:val="000E3921"/>
    <w:pPr>
      <w:ind w:left="720"/>
      <w:contextualSpacing/>
    </w:pPr>
  </w:style>
  <w:style w:type="paragraph" w:customStyle="1" w:styleId="BodyText1">
    <w:name w:val="Body Text 1"/>
    <w:basedOn w:val="Corpodetexto"/>
    <w:rsid w:val="000E3921"/>
    <w:pPr>
      <w:spacing w:after="220" w:line="240" w:lineRule="auto"/>
      <w:ind w:left="680"/>
      <w:jc w:val="both"/>
    </w:pPr>
    <w:rPr>
      <w:sz w:val="20"/>
      <w:szCs w:val="20"/>
      <w:lang w:val="en-GB" w:eastAsia="en-US"/>
    </w:rPr>
  </w:style>
  <w:style w:type="paragraph" w:styleId="Corpodetexto">
    <w:name w:val="Body Text"/>
    <w:basedOn w:val="Normal"/>
    <w:link w:val="CorpodetextoChar"/>
    <w:uiPriority w:val="99"/>
    <w:semiHidden/>
    <w:unhideWhenUsed/>
    <w:rsid w:val="000E3921"/>
    <w:pPr>
      <w:spacing w:after="120"/>
    </w:pPr>
  </w:style>
  <w:style w:type="character" w:customStyle="1" w:styleId="CorpodetextoChar">
    <w:name w:val="Corpo de texto Char"/>
    <w:basedOn w:val="Fontepargpadro"/>
    <w:link w:val="Corpodetexto"/>
    <w:uiPriority w:val="99"/>
    <w:semiHidden/>
    <w:rsid w:val="000E3921"/>
    <w:rPr>
      <w:rFonts w:ascii="Arial" w:eastAsia="Arial" w:hAnsi="Arial" w:cs="Arial"/>
      <w:kern w:val="0"/>
      <w:lang w:val="en" w:eastAsia="pt-BR"/>
      <w14:ligatures w14:val="none"/>
    </w:rPr>
  </w:style>
  <w:style w:type="character" w:customStyle="1" w:styleId="PargrafodaListaChar">
    <w:name w:val="Parágrafo da Lista Char"/>
    <w:aliases w:val="Vitor Título Char,Vitor T’tulo Char,Petição Char,Considerando - item Char,Bullets 1 Char,CLÁUSULA Char,Vitor T?tulo Char,Capítulo Char,Vitor T Char"/>
    <w:link w:val="PargrafodaLista"/>
    <w:uiPriority w:val="34"/>
    <w:qFormat/>
    <w:locked/>
    <w:rsid w:val="000E3921"/>
    <w:rPr>
      <w:rFonts w:ascii="Arial" w:eastAsia="Arial" w:hAnsi="Arial" w:cs="Arial"/>
      <w:kern w:val="0"/>
      <w:lang w:val="en" w:eastAsia="pt-BR"/>
      <w14:ligatures w14:val="none"/>
    </w:rPr>
  </w:style>
  <w:style w:type="table" w:styleId="Tabelacomgrade">
    <w:name w:val="Table Grid"/>
    <w:basedOn w:val="Tabelanormal"/>
    <w:uiPriority w:val="39"/>
    <w:rsid w:val="000E3921"/>
    <w:pPr>
      <w:spacing w:after="120" w:line="240" w:lineRule="auto"/>
    </w:pPr>
    <w:rPr>
      <w:rFonts w:ascii="Arial" w:eastAsia="Arial" w:hAnsi="Arial" w:cs="Arial"/>
      <w:kern w:val="0"/>
      <w:sz w:val="20"/>
      <w:szCs w:val="20"/>
      <w:lang w:val="en-GB" w:eastAsia="en-GB"/>
      <w14:ligatures w14:val="none"/>
    </w:rPr>
    <w:tblPr>
      <w:tblInd w:w="144"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115" w:type="dxa"/>
        <w:left w:w="72" w:type="dxa"/>
        <w:right w:w="72" w:type="dxa"/>
      </w:tblCellMar>
    </w:tblPr>
  </w:style>
  <w:style w:type="paragraph" w:styleId="NormalWeb">
    <w:name w:val="Normal (Web)"/>
    <w:basedOn w:val="Normal"/>
    <w:uiPriority w:val="99"/>
    <w:unhideWhenUsed/>
    <w:rsid w:val="000E3921"/>
    <w:pPr>
      <w:spacing w:before="100" w:beforeAutospacing="1" w:after="100" w:afterAutospacing="1" w:line="240" w:lineRule="auto"/>
    </w:pPr>
    <w:rPr>
      <w:rFonts w:ascii="Times New Roman" w:eastAsia="Times New Roman" w:hAnsi="Times New Roman" w:cs="Times New Roman"/>
      <w:sz w:val="24"/>
      <w:szCs w:val="24"/>
      <w:lang w:val="pt-BR"/>
    </w:rPr>
  </w:style>
  <w:style w:type="paragraph" w:styleId="Rodap">
    <w:name w:val="footer"/>
    <w:basedOn w:val="Normal"/>
    <w:link w:val="RodapChar"/>
    <w:uiPriority w:val="99"/>
    <w:unhideWhenUsed/>
    <w:rsid w:val="000E3921"/>
    <w:pPr>
      <w:tabs>
        <w:tab w:val="center" w:pos="4252"/>
        <w:tab w:val="right" w:pos="8504"/>
      </w:tabs>
      <w:spacing w:line="240" w:lineRule="auto"/>
    </w:pPr>
  </w:style>
  <w:style w:type="character" w:customStyle="1" w:styleId="RodapChar">
    <w:name w:val="Rodapé Char"/>
    <w:basedOn w:val="Fontepargpadro"/>
    <w:link w:val="Rodap"/>
    <w:uiPriority w:val="99"/>
    <w:rsid w:val="000E3921"/>
    <w:rPr>
      <w:rFonts w:ascii="Arial" w:eastAsia="Arial" w:hAnsi="Arial" w:cs="Arial"/>
      <w:kern w:val="0"/>
      <w:lang w:val="en" w:eastAsia="pt-BR"/>
      <w14:ligatures w14:val="none"/>
    </w:rPr>
  </w:style>
  <w:style w:type="character" w:styleId="Refdecomentrio">
    <w:name w:val="annotation reference"/>
    <w:basedOn w:val="Fontepargpadro"/>
    <w:uiPriority w:val="99"/>
    <w:semiHidden/>
    <w:unhideWhenUsed/>
    <w:rsid w:val="000E3921"/>
    <w:rPr>
      <w:sz w:val="16"/>
      <w:szCs w:val="16"/>
    </w:rPr>
  </w:style>
  <w:style w:type="paragraph" w:styleId="Textodecomentrio">
    <w:name w:val="annotation text"/>
    <w:basedOn w:val="Normal"/>
    <w:link w:val="TextodecomentrioChar"/>
    <w:uiPriority w:val="99"/>
    <w:unhideWhenUsed/>
    <w:rsid w:val="000E3921"/>
    <w:pPr>
      <w:spacing w:line="240" w:lineRule="auto"/>
    </w:pPr>
    <w:rPr>
      <w:sz w:val="20"/>
      <w:szCs w:val="20"/>
    </w:rPr>
  </w:style>
  <w:style w:type="character" w:customStyle="1" w:styleId="TextodecomentrioChar">
    <w:name w:val="Texto de comentário Char"/>
    <w:basedOn w:val="Fontepargpadro"/>
    <w:link w:val="Textodecomentrio"/>
    <w:uiPriority w:val="99"/>
    <w:rsid w:val="000E3921"/>
    <w:rPr>
      <w:rFonts w:ascii="Arial" w:eastAsia="Arial" w:hAnsi="Arial" w:cs="Arial"/>
      <w:kern w:val="0"/>
      <w:sz w:val="20"/>
      <w:szCs w:val="20"/>
      <w:lang w:val="en" w:eastAsia="pt-BR"/>
      <w14:ligatures w14:val="none"/>
    </w:rPr>
  </w:style>
  <w:style w:type="paragraph" w:styleId="Assuntodocomentrio">
    <w:name w:val="annotation subject"/>
    <w:basedOn w:val="Textodecomentrio"/>
    <w:next w:val="Textodecomentrio"/>
    <w:link w:val="AssuntodocomentrioChar"/>
    <w:uiPriority w:val="99"/>
    <w:semiHidden/>
    <w:unhideWhenUsed/>
    <w:rsid w:val="000E3921"/>
    <w:rPr>
      <w:b/>
      <w:bCs/>
    </w:rPr>
  </w:style>
  <w:style w:type="character" w:customStyle="1" w:styleId="AssuntodocomentrioChar">
    <w:name w:val="Assunto do comentário Char"/>
    <w:basedOn w:val="TextodecomentrioChar"/>
    <w:link w:val="Assuntodocomentrio"/>
    <w:uiPriority w:val="99"/>
    <w:semiHidden/>
    <w:rsid w:val="000E3921"/>
    <w:rPr>
      <w:rFonts w:ascii="Arial" w:eastAsia="Arial" w:hAnsi="Arial" w:cs="Arial"/>
      <w:b/>
      <w:bCs/>
      <w:kern w:val="0"/>
      <w:sz w:val="20"/>
      <w:szCs w:val="20"/>
      <w:lang w:val="en" w:eastAsia="pt-BR"/>
      <w14:ligatures w14:val="none"/>
    </w:rPr>
  </w:style>
  <w:style w:type="paragraph" w:styleId="Cabealho">
    <w:name w:val="header"/>
    <w:basedOn w:val="Normal"/>
    <w:link w:val="CabealhoChar"/>
    <w:uiPriority w:val="99"/>
    <w:unhideWhenUsed/>
    <w:rsid w:val="00F66BB3"/>
    <w:pPr>
      <w:tabs>
        <w:tab w:val="center" w:pos="4252"/>
        <w:tab w:val="right" w:pos="8504"/>
      </w:tabs>
      <w:spacing w:line="240" w:lineRule="auto"/>
    </w:pPr>
  </w:style>
  <w:style w:type="character" w:customStyle="1" w:styleId="CabealhoChar">
    <w:name w:val="Cabeçalho Char"/>
    <w:basedOn w:val="Fontepargpadro"/>
    <w:link w:val="Cabealho"/>
    <w:uiPriority w:val="99"/>
    <w:rsid w:val="00F66BB3"/>
    <w:rPr>
      <w:rFonts w:ascii="Arial" w:eastAsia="Arial" w:hAnsi="Arial" w:cs="Arial"/>
      <w:kern w:val="0"/>
      <w:lang w:val="en" w:eastAsia="pt-BR"/>
      <w14:ligatures w14:val="none"/>
    </w:rPr>
  </w:style>
  <w:style w:type="paragraph" w:styleId="Reviso">
    <w:name w:val="Revision"/>
    <w:hidden/>
    <w:uiPriority w:val="99"/>
    <w:semiHidden/>
    <w:rsid w:val="00745844"/>
    <w:pPr>
      <w:spacing w:after="0" w:line="240" w:lineRule="auto"/>
    </w:pPr>
    <w:rPr>
      <w:rFonts w:ascii="Arial" w:eastAsia="Arial" w:hAnsi="Arial" w:cs="Arial"/>
      <w:kern w:val="0"/>
      <w:lang w:val="en" w:eastAsia="pt-BR"/>
      <w14:ligatures w14:val="none"/>
    </w:rPr>
  </w:style>
  <w:style w:type="character" w:customStyle="1" w:styleId="cf01">
    <w:name w:val="cf01"/>
    <w:basedOn w:val="Fontepargpadro"/>
    <w:rsid w:val="00945747"/>
    <w:rPr>
      <w:rFonts w:ascii="Segoe UI" w:hAnsi="Segoe UI" w:cs="Segoe UI" w:hint="default"/>
      <w:color w:val="323130"/>
      <w:sz w:val="18"/>
      <w:szCs w:val="18"/>
      <w:shd w:val="clear" w:color="auto" w:fill="FFFFFF"/>
    </w:rPr>
  </w:style>
  <w:style w:type="paragraph" w:styleId="Corpodetexto2">
    <w:name w:val="Body Text 2"/>
    <w:basedOn w:val="Normal"/>
    <w:link w:val="Corpodetexto2Char"/>
    <w:uiPriority w:val="99"/>
    <w:semiHidden/>
    <w:unhideWhenUsed/>
    <w:rsid w:val="003B1169"/>
    <w:pPr>
      <w:spacing w:after="120" w:line="480" w:lineRule="auto"/>
    </w:pPr>
  </w:style>
  <w:style w:type="character" w:customStyle="1" w:styleId="Corpodetexto2Char">
    <w:name w:val="Corpo de texto 2 Char"/>
    <w:basedOn w:val="Fontepargpadro"/>
    <w:link w:val="Corpodetexto2"/>
    <w:uiPriority w:val="99"/>
    <w:semiHidden/>
    <w:rsid w:val="003B1169"/>
    <w:rPr>
      <w:rFonts w:ascii="Arial" w:eastAsia="Arial" w:hAnsi="Arial" w:cs="Arial"/>
      <w:kern w:val="0"/>
      <w:lang w:val="en" w:eastAsia="pt-BR"/>
      <w14:ligatures w14:val="none"/>
    </w:rPr>
  </w:style>
  <w:style w:type="character" w:customStyle="1" w:styleId="Ttulo1Char">
    <w:name w:val="Título 1 Char"/>
    <w:basedOn w:val="Fontepargpadro"/>
    <w:link w:val="Ttulo1"/>
    <w:uiPriority w:val="9"/>
    <w:rsid w:val="00A3475F"/>
    <w:rPr>
      <w:rFonts w:asciiTheme="majorHAnsi" w:eastAsiaTheme="majorEastAsia" w:hAnsiTheme="majorHAnsi" w:cstheme="majorBidi"/>
      <w:color w:val="2F5496" w:themeColor="accent1" w:themeShade="BF"/>
      <w:kern w:val="0"/>
      <w:sz w:val="32"/>
      <w:szCs w:val="32"/>
      <w:lang w:val="en" w:eastAsia="pt-BR"/>
      <w14:ligatures w14:val="none"/>
    </w:rPr>
  </w:style>
  <w:style w:type="character" w:customStyle="1" w:styleId="ui-provider">
    <w:name w:val="ui-provider"/>
    <w:basedOn w:val="Fontepargpadro"/>
    <w:rsid w:val="002B0A4D"/>
  </w:style>
  <w:style w:type="paragraph" w:customStyle="1" w:styleId="Default">
    <w:name w:val="Default"/>
    <w:rsid w:val="00AD2A89"/>
    <w:pPr>
      <w:autoSpaceDE w:val="0"/>
      <w:autoSpaceDN w:val="0"/>
      <w:adjustRightInd w:val="0"/>
      <w:spacing w:after="0" w:line="240" w:lineRule="auto"/>
    </w:pPr>
    <w:rPr>
      <w:rFonts w:ascii="Calibri" w:hAnsi="Calibri" w:cs="Calibri"/>
      <w:color w:val="00000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mailto:gtamericassecurity@edenred.com" TargetMode="Externa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13</Pages>
  <Words>5432</Words>
  <Characters>29337</Characters>
  <Application>Microsoft Office Word</Application>
  <DocSecurity>0</DocSecurity>
  <Lines>244</Lines>
  <Paragraphs>69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GRACA Claudia</dc:creator>
  <cp:keywords/>
  <dc:description/>
  <cp:lastModifiedBy>NEPOMUCENO Gabrielle</cp:lastModifiedBy>
  <cp:revision>2</cp:revision>
  <dcterms:created xsi:type="dcterms:W3CDTF">2026-01-14T22:05:00Z</dcterms:created>
  <dcterms:modified xsi:type="dcterms:W3CDTF">2026-01-14T22:05:00Z</dcterms:modified>
</cp:coreProperties>
</file>